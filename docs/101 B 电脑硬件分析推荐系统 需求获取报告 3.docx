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79869F">
      <w:r>
        <w:drawing>
          <wp:inline distT="0" distB="0" distL="0" distR="0">
            <wp:extent cx="5274310" cy="1461135"/>
            <wp:effectExtent l="0" t="0" r="8890" b="1206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6"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622E6B1C"/>
    <w:p w14:paraId="29CFF9D9"/>
    <w:p w14:paraId="2AB0CA28">
      <w:pPr>
        <w:spacing w:before="240" w:after="480"/>
        <w:jc w:val="center"/>
        <w:textAlignment w:val="baseline"/>
        <w:rPr>
          <w:rFonts w:ascii="华康俪金黑W8(P)" w:hAnsi="Times New Roman" w:eastAsia="华康俪金黑W8(P)" w:cs="Times New Roman"/>
          <w:spacing w:val="40"/>
          <w:sz w:val="32"/>
          <w:szCs w:val="32"/>
        </w:rPr>
      </w:pPr>
      <w:r>
        <w:rPr>
          <w:rFonts w:hint="eastAsia" w:ascii="华康俪金黑W8(P)" w:hAnsi="Times New Roman" w:eastAsia="华康俪金黑W8(P)" w:cs="Times New Roman"/>
          <w:spacing w:val="40"/>
          <w:sz w:val="32"/>
          <w:szCs w:val="32"/>
        </w:rPr>
        <w:t>《软件工程原理与应用》</w:t>
      </w:r>
    </w:p>
    <w:p w14:paraId="5B482F94">
      <w:pPr>
        <w:spacing w:before="240" w:after="480"/>
        <w:jc w:val="center"/>
        <w:textAlignment w:val="baseline"/>
        <w:rPr>
          <w:rFonts w:ascii="华康俪金黑W8(P)" w:hAnsi="Times New Roman" w:eastAsia="华康俪金黑W8(P)" w:cs="Times New Roman"/>
          <w:spacing w:val="40"/>
          <w:sz w:val="28"/>
          <w:szCs w:val="28"/>
        </w:rPr>
      </w:pPr>
      <w:r>
        <w:rPr>
          <w:rFonts w:hint="eastAsia" w:ascii="华康俪金黑W8(P)" w:hAnsi="Times New Roman" w:eastAsia="华康俪金黑W8(P)" w:cs="Times New Roman"/>
          <w:spacing w:val="40"/>
          <w:sz w:val="28"/>
          <w:szCs w:val="28"/>
        </w:rPr>
        <w:t>需求获取报告</w:t>
      </w:r>
    </w:p>
    <w:p w14:paraId="7B5632CE">
      <w:pPr>
        <w:spacing w:before="240" w:after="480"/>
        <w:jc w:val="center"/>
        <w:textAlignment w:val="baseline"/>
        <w:rPr>
          <w:rFonts w:ascii="华文新魏" w:hAnsi="Times New Roman" w:eastAsia="华文新魏" w:cs="Times New Roman"/>
          <w:spacing w:val="40"/>
          <w:sz w:val="52"/>
          <w:szCs w:val="52"/>
        </w:rPr>
      </w:pPr>
      <w:r>
        <w:rPr>
          <w:rFonts w:hint="eastAsia" w:ascii="华文新魏" w:hAnsi="Times New Roman" w:eastAsia="华文新魏" w:cs="Times New Roman"/>
          <w:spacing w:val="40"/>
          <w:sz w:val="52"/>
          <w:szCs w:val="52"/>
        </w:rPr>
        <w:t>电脑硬件分析推荐系统</w:t>
      </w:r>
    </w:p>
    <w:tbl>
      <w:tblPr>
        <w:tblStyle w:val="15"/>
        <w:tblpPr w:leftFromText="180" w:rightFromText="180" w:vertAnchor="text" w:horzAnchor="margin" w:tblpXSpec="center" w:tblpY="996"/>
        <w:tblW w:w="0" w:type="auto"/>
        <w:tblInd w:w="0" w:type="dxa"/>
        <w:tblLayout w:type="autofit"/>
        <w:tblCellMar>
          <w:top w:w="0" w:type="dxa"/>
          <w:left w:w="57" w:type="dxa"/>
          <w:bottom w:w="0" w:type="dxa"/>
          <w:right w:w="57" w:type="dxa"/>
        </w:tblCellMar>
      </w:tblPr>
      <w:tblGrid>
        <w:gridCol w:w="1314"/>
        <w:gridCol w:w="6414"/>
      </w:tblGrid>
      <w:tr w14:paraId="5EB1E9FD">
        <w:tblPrEx>
          <w:tblCellMar>
            <w:top w:w="0" w:type="dxa"/>
            <w:left w:w="57" w:type="dxa"/>
            <w:bottom w:w="0" w:type="dxa"/>
            <w:right w:w="57" w:type="dxa"/>
          </w:tblCellMar>
        </w:tblPrEx>
        <w:trPr>
          <w:trHeight w:val="737" w:hRule="exact"/>
        </w:trPr>
        <w:tc>
          <w:tcPr>
            <w:tcW w:w="0" w:type="auto"/>
            <w:vAlign w:val="bottom"/>
          </w:tcPr>
          <w:p w14:paraId="34E7F436">
            <w:pPr>
              <w:pStyle w:val="20"/>
              <w:spacing w:line="240" w:lineRule="auto"/>
              <w:jc w:val="left"/>
              <w:rPr>
                <w:rFonts w:hint="eastAsia" w:ascii="方正粗黑宋简体" w:hAnsi="方正粗黑宋简体" w:eastAsia="方正粗黑宋简体"/>
                <w:sz w:val="30"/>
                <w:szCs w:val="30"/>
              </w:rPr>
            </w:pPr>
            <w:bookmarkStart w:id="0" w:name="_Hlk131542945"/>
            <w:r>
              <w:rPr>
                <w:rFonts w:hint="eastAsia" w:ascii="方正粗黑宋简体" w:hAnsi="方正粗黑宋简体" w:eastAsia="方正粗黑宋简体"/>
                <w:kern w:val="0"/>
                <w:sz w:val="30"/>
                <w:szCs w:val="30"/>
              </w:rPr>
              <w:t xml:space="preserve">小 </w:t>
            </w:r>
            <w:r>
              <w:rPr>
                <w:rFonts w:ascii="方正粗黑宋简体" w:hAnsi="方正粗黑宋简体" w:eastAsia="方正粗黑宋简体"/>
                <w:kern w:val="0"/>
                <w:sz w:val="30"/>
                <w:szCs w:val="30"/>
              </w:rPr>
              <w:t xml:space="preserve">   </w:t>
            </w:r>
            <w:r>
              <w:rPr>
                <w:rFonts w:hint="eastAsia" w:ascii="方正粗黑宋简体" w:hAnsi="方正粗黑宋简体" w:eastAsia="方正粗黑宋简体"/>
                <w:kern w:val="0"/>
                <w:sz w:val="30"/>
                <w:szCs w:val="30"/>
              </w:rPr>
              <w:t>组</w:t>
            </w:r>
          </w:p>
        </w:tc>
        <w:tc>
          <w:tcPr>
            <w:tcW w:w="0" w:type="auto"/>
            <w:tcBorders>
              <w:bottom w:val="single" w:color="auto" w:sz="4" w:space="0"/>
            </w:tcBorders>
            <w:vAlign w:val="bottom"/>
          </w:tcPr>
          <w:p w14:paraId="41907A55">
            <w:pPr>
              <w:pStyle w:val="21"/>
              <w:rPr>
                <w:rFonts w:hint="eastAsia" w:ascii="华文楷体" w:hAnsi="华文楷体" w:eastAsia="华文楷体"/>
              </w:rPr>
            </w:pPr>
            <w:r>
              <w:rPr>
                <w:rFonts w:hint="eastAsia" w:ascii="华文楷体" w:hAnsi="华文楷体" w:eastAsia="华文楷体"/>
              </w:rPr>
              <w:t>1</w:t>
            </w:r>
            <w:r>
              <w:rPr>
                <w:rFonts w:ascii="华文楷体" w:hAnsi="华文楷体" w:eastAsia="华文楷体"/>
              </w:rPr>
              <w:t>0</w:t>
            </w:r>
            <w:r>
              <w:rPr>
                <w:rFonts w:hint="eastAsia" w:ascii="华文楷体" w:hAnsi="华文楷体" w:eastAsia="华文楷体"/>
              </w:rPr>
              <w:t>1</w:t>
            </w:r>
            <w:r>
              <w:rPr>
                <w:rFonts w:ascii="华文楷体" w:hAnsi="华文楷体" w:eastAsia="华文楷体"/>
              </w:rPr>
              <w:t xml:space="preserve"> </w:t>
            </w:r>
            <w:r>
              <w:rPr>
                <w:rFonts w:hint="eastAsia" w:ascii="华文楷体" w:hAnsi="华文楷体" w:eastAsia="华文楷体"/>
              </w:rPr>
              <w:t>B</w:t>
            </w:r>
            <w:r>
              <w:rPr>
                <w:rFonts w:ascii="华文楷体" w:hAnsi="华文楷体" w:eastAsia="华文楷体"/>
              </w:rPr>
              <w:t xml:space="preserve"> </w:t>
            </w:r>
            <w:r>
              <w:rPr>
                <w:rFonts w:hint="eastAsia" w:ascii="华文楷体" w:hAnsi="华文楷体" w:eastAsia="华文楷体"/>
              </w:rPr>
              <w:t>胡天齐 吴奕衡 谷陶陶</w:t>
            </w:r>
          </w:p>
        </w:tc>
      </w:tr>
      <w:bookmarkEnd w:id="0"/>
      <w:tr w14:paraId="552FDAA4">
        <w:tblPrEx>
          <w:tblCellMar>
            <w:top w:w="0" w:type="dxa"/>
            <w:left w:w="57" w:type="dxa"/>
            <w:bottom w:w="0" w:type="dxa"/>
            <w:right w:w="57" w:type="dxa"/>
          </w:tblCellMar>
        </w:tblPrEx>
        <w:trPr>
          <w:trHeight w:val="737" w:hRule="exact"/>
        </w:trPr>
        <w:tc>
          <w:tcPr>
            <w:tcW w:w="0" w:type="auto"/>
            <w:vAlign w:val="bottom"/>
          </w:tcPr>
          <w:p w14:paraId="6A6A8A51">
            <w:pPr>
              <w:pStyle w:val="20"/>
              <w:spacing w:line="240" w:lineRule="auto"/>
              <w:jc w:val="center"/>
              <w:rPr>
                <w:rFonts w:hint="eastAsia" w:ascii="方正粗黑宋简体" w:hAnsi="方正粗黑宋简体" w:eastAsia="方正粗黑宋简体"/>
                <w:spacing w:val="321"/>
                <w:kern w:val="0"/>
                <w:sz w:val="30"/>
                <w:szCs w:val="30"/>
              </w:rPr>
            </w:pPr>
            <w:bookmarkStart w:id="1" w:name="_Hlk131542967"/>
            <w:r>
              <w:rPr>
                <w:rFonts w:hint="eastAsia" w:ascii="方正粗黑宋简体" w:hAnsi="方正粗黑宋简体" w:eastAsia="方正粗黑宋简体"/>
                <w:spacing w:val="300"/>
                <w:kern w:val="0"/>
                <w:sz w:val="30"/>
                <w:szCs w:val="30"/>
                <w:fitText w:val="1200" w:id="-1165155328"/>
              </w:rPr>
              <w:t>学</w:t>
            </w:r>
            <w:r>
              <w:rPr>
                <w:rFonts w:hint="eastAsia" w:ascii="方正粗黑宋简体" w:hAnsi="方正粗黑宋简体" w:eastAsia="方正粗黑宋简体"/>
                <w:spacing w:val="0"/>
                <w:kern w:val="0"/>
                <w:sz w:val="30"/>
                <w:szCs w:val="30"/>
                <w:fitText w:val="1200" w:id="-1165155328"/>
              </w:rPr>
              <w:t>院</w:t>
            </w:r>
          </w:p>
        </w:tc>
        <w:tc>
          <w:tcPr>
            <w:tcW w:w="0" w:type="auto"/>
            <w:tcBorders>
              <w:bottom w:val="single" w:color="auto" w:sz="4" w:space="0"/>
            </w:tcBorders>
            <w:vAlign w:val="bottom"/>
          </w:tcPr>
          <w:p w14:paraId="1449257D">
            <w:pPr>
              <w:pStyle w:val="21"/>
              <w:rPr>
                <w:rFonts w:hint="eastAsia" w:ascii="华文楷体" w:hAnsi="华文楷体" w:eastAsia="华文楷体"/>
              </w:rPr>
            </w:pPr>
            <w:r>
              <w:rPr>
                <w:rFonts w:hint="eastAsia" w:ascii="华文楷体" w:hAnsi="华文楷体" w:eastAsia="华文楷体"/>
              </w:rPr>
              <w:t>计算机科学与技术学院/人工智能学院/软件学院</w:t>
            </w:r>
          </w:p>
        </w:tc>
      </w:tr>
      <w:tr w14:paraId="2C4104D7">
        <w:tblPrEx>
          <w:tblCellMar>
            <w:top w:w="0" w:type="dxa"/>
            <w:left w:w="57" w:type="dxa"/>
            <w:bottom w:w="0" w:type="dxa"/>
            <w:right w:w="57" w:type="dxa"/>
          </w:tblCellMar>
        </w:tblPrEx>
        <w:trPr>
          <w:trHeight w:val="737" w:hRule="exact"/>
        </w:trPr>
        <w:tc>
          <w:tcPr>
            <w:tcW w:w="0" w:type="auto"/>
            <w:vAlign w:val="bottom"/>
          </w:tcPr>
          <w:p w14:paraId="27E3A231">
            <w:pPr>
              <w:pStyle w:val="20"/>
              <w:spacing w:line="240" w:lineRule="auto"/>
              <w:jc w:val="center"/>
              <w:rPr>
                <w:rFonts w:hint="eastAsia" w:ascii="方正粗黑宋简体" w:hAnsi="方正粗黑宋简体" w:eastAsia="方正粗黑宋简体"/>
                <w:spacing w:val="321"/>
                <w:kern w:val="0"/>
                <w:sz w:val="30"/>
                <w:szCs w:val="30"/>
              </w:rPr>
            </w:pPr>
            <w:r>
              <w:rPr>
                <w:rFonts w:ascii="方正粗黑宋简体" w:hAnsi="方正粗黑宋简体" w:eastAsia="方正粗黑宋简体"/>
                <w:spacing w:val="300"/>
                <w:kern w:val="0"/>
                <w:sz w:val="30"/>
                <w:szCs w:val="30"/>
                <w:fitText w:val="1200" w:id="-1165155327"/>
              </w:rPr>
              <w:t>专</w:t>
            </w:r>
            <w:r>
              <w:rPr>
                <w:rFonts w:ascii="方正粗黑宋简体" w:hAnsi="方正粗黑宋简体" w:eastAsia="方正粗黑宋简体"/>
                <w:spacing w:val="0"/>
                <w:kern w:val="0"/>
                <w:sz w:val="30"/>
                <w:szCs w:val="30"/>
                <w:fitText w:val="1200" w:id="-1165155327"/>
              </w:rPr>
              <w:t>业</w:t>
            </w:r>
          </w:p>
        </w:tc>
        <w:tc>
          <w:tcPr>
            <w:tcW w:w="0" w:type="auto"/>
            <w:tcBorders>
              <w:top w:val="single" w:color="auto" w:sz="4" w:space="0"/>
              <w:bottom w:val="single" w:color="auto" w:sz="4" w:space="0"/>
            </w:tcBorders>
            <w:vAlign w:val="bottom"/>
          </w:tcPr>
          <w:p w14:paraId="62D1F8C2">
            <w:pPr>
              <w:pStyle w:val="21"/>
              <w:rPr>
                <w:rFonts w:hint="eastAsia" w:ascii="华文楷体" w:hAnsi="华文楷体" w:eastAsia="华文楷体"/>
              </w:rPr>
            </w:pPr>
            <w:r>
              <w:rPr>
                <w:rFonts w:hint="eastAsia" w:ascii="华文楷体" w:hAnsi="华文楷体" w:eastAsia="华文楷体"/>
              </w:rPr>
              <w:t>计算机科学与技术</w:t>
            </w:r>
          </w:p>
        </w:tc>
      </w:tr>
      <w:tr w14:paraId="70AACA99">
        <w:tblPrEx>
          <w:tblCellMar>
            <w:top w:w="0" w:type="dxa"/>
            <w:left w:w="57" w:type="dxa"/>
            <w:bottom w:w="0" w:type="dxa"/>
            <w:right w:w="57" w:type="dxa"/>
          </w:tblCellMar>
        </w:tblPrEx>
        <w:trPr>
          <w:trHeight w:val="737" w:hRule="exact"/>
        </w:trPr>
        <w:tc>
          <w:tcPr>
            <w:tcW w:w="0" w:type="auto"/>
            <w:vAlign w:val="bottom"/>
          </w:tcPr>
          <w:p w14:paraId="55638831">
            <w:pPr>
              <w:pStyle w:val="20"/>
              <w:spacing w:line="240" w:lineRule="auto"/>
              <w:jc w:val="center"/>
              <w:rPr>
                <w:rFonts w:hint="eastAsia" w:ascii="方正粗黑宋简体" w:hAnsi="方正粗黑宋简体" w:eastAsia="方正粗黑宋简体"/>
                <w:spacing w:val="321"/>
                <w:kern w:val="0"/>
                <w:sz w:val="30"/>
                <w:szCs w:val="30"/>
              </w:rPr>
            </w:pPr>
            <w:r>
              <w:rPr>
                <w:rFonts w:hint="eastAsia" w:ascii="方正粗黑宋简体" w:hAnsi="方正粗黑宋简体" w:eastAsia="方正粗黑宋简体"/>
                <w:spacing w:val="300"/>
                <w:kern w:val="0"/>
                <w:sz w:val="30"/>
                <w:szCs w:val="30"/>
                <w:fitText w:val="1200" w:id="-1165155326"/>
              </w:rPr>
              <w:t>班</w:t>
            </w:r>
            <w:r>
              <w:rPr>
                <w:rFonts w:hint="eastAsia" w:ascii="方正粗黑宋简体" w:hAnsi="方正粗黑宋简体" w:eastAsia="方正粗黑宋简体"/>
                <w:spacing w:val="0"/>
                <w:kern w:val="0"/>
                <w:sz w:val="30"/>
                <w:szCs w:val="30"/>
                <w:fitText w:val="1200" w:id="-1165155326"/>
              </w:rPr>
              <w:t>级</w:t>
            </w:r>
          </w:p>
        </w:tc>
        <w:tc>
          <w:tcPr>
            <w:tcW w:w="0" w:type="auto"/>
            <w:tcBorders>
              <w:top w:val="single" w:color="auto" w:sz="4" w:space="0"/>
              <w:bottom w:val="single" w:color="auto" w:sz="4" w:space="0"/>
            </w:tcBorders>
            <w:vAlign w:val="bottom"/>
          </w:tcPr>
          <w:p w14:paraId="666CA2B4">
            <w:pPr>
              <w:pStyle w:val="21"/>
              <w:rPr>
                <w:rFonts w:hint="eastAsia" w:ascii="华文楷体" w:hAnsi="华文楷体" w:eastAsia="华文楷体"/>
              </w:rPr>
            </w:pPr>
            <w:r>
              <w:rPr>
                <w:rFonts w:hint="eastAsia" w:ascii="华文楷体" w:hAnsi="华文楷体" w:eastAsia="华文楷体"/>
              </w:rPr>
              <w:t>1623101</w:t>
            </w:r>
          </w:p>
        </w:tc>
      </w:tr>
      <w:bookmarkEnd w:id="1"/>
    </w:tbl>
    <w:p w14:paraId="632B4F68">
      <w:pPr>
        <w:rPr>
          <w:rFonts w:ascii="华文新魏" w:hAnsi="Times New Roman" w:eastAsia="华文新魏" w:cs="Times New Roman"/>
          <w:sz w:val="52"/>
          <w:szCs w:val="52"/>
        </w:rPr>
      </w:pPr>
    </w:p>
    <w:p w14:paraId="0F92447E">
      <w:pPr>
        <w:pStyle w:val="20"/>
        <w:jc w:val="center"/>
        <w:rPr>
          <w:rFonts w:ascii="华文新魏" w:hAnsi="Times New Roman" w:eastAsia="华文新魏" w:cs="Times New Roman"/>
          <w:sz w:val="52"/>
          <w:szCs w:val="52"/>
        </w:rPr>
      </w:pPr>
    </w:p>
    <w:p w14:paraId="795A44FA">
      <w:pPr>
        <w:pStyle w:val="20"/>
        <w:jc w:val="center"/>
        <w:rPr>
          <w:rFonts w:ascii="华文新魏" w:hAnsi="Times New Roman" w:eastAsia="华文新魏" w:cs="Times New Roman"/>
          <w:sz w:val="52"/>
          <w:szCs w:val="52"/>
        </w:rPr>
      </w:pPr>
    </w:p>
    <w:p w14:paraId="1715154C">
      <w:pPr>
        <w:pStyle w:val="20"/>
        <w:jc w:val="center"/>
        <w:rPr>
          <w:sz w:val="30"/>
          <w:szCs w:val="30"/>
        </w:rPr>
      </w:pPr>
      <w:r>
        <w:rPr>
          <w:rFonts w:ascii="华文新魏" w:hAnsi="Times New Roman" w:eastAsia="华文新魏" w:cs="Times New Roman"/>
          <w:sz w:val="52"/>
          <w:szCs w:val="52"/>
        </w:rPr>
        <w:tab/>
      </w:r>
      <w:r>
        <w:rPr>
          <w:sz w:val="30"/>
          <w:szCs w:val="30"/>
        </w:rPr>
        <w:t>二〇二</w:t>
      </w:r>
      <w:r>
        <w:rPr>
          <w:rFonts w:hint="eastAsia"/>
          <w:sz w:val="30"/>
          <w:szCs w:val="30"/>
        </w:rPr>
        <w:t>五</w:t>
      </w:r>
      <w:r>
        <w:rPr>
          <w:sz w:val="30"/>
          <w:szCs w:val="30"/>
        </w:rPr>
        <w:t>年</w:t>
      </w:r>
      <w:r>
        <w:rPr>
          <w:rFonts w:hint="eastAsia"/>
          <w:sz w:val="30"/>
          <w:szCs w:val="30"/>
        </w:rPr>
        <w:t>十</w:t>
      </w:r>
      <w:r>
        <w:rPr>
          <w:sz w:val="30"/>
          <w:szCs w:val="30"/>
        </w:rPr>
        <w:t>月</w:t>
      </w:r>
    </w:p>
    <w:sdt>
      <w:sdtPr>
        <w:rPr>
          <w:rFonts w:asciiTheme="minorHAnsi" w:hAnsiTheme="minorHAnsi" w:eastAsiaTheme="minorEastAsia" w:cstheme="minorBidi"/>
          <w:color w:val="auto"/>
          <w:kern w:val="2"/>
          <w:sz w:val="21"/>
          <w:szCs w:val="22"/>
          <w:lang w:val="zh-CN"/>
        </w:rPr>
        <w:id w:val="691039714"/>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14:paraId="1EDEBC6F">
          <w:pPr>
            <w:pStyle w:val="22"/>
            <w:jc w:val="center"/>
            <w:rPr>
              <w:rFonts w:hint="eastAsia" w:ascii="华文楷体" w:hAnsi="华文楷体" w:eastAsia="华文楷体"/>
              <w:color w:val="auto"/>
            </w:rPr>
          </w:pPr>
          <w:r>
            <w:rPr>
              <w:rFonts w:ascii="华文楷体" w:hAnsi="华文楷体" w:eastAsia="华文楷体"/>
              <w:color w:val="auto"/>
              <w:lang w:val="zh-CN"/>
            </w:rPr>
            <w:t>目</w:t>
          </w:r>
          <w:r>
            <w:rPr>
              <w:rFonts w:hint="eastAsia" w:ascii="华文楷体" w:hAnsi="华文楷体" w:eastAsia="华文楷体"/>
              <w:color w:val="auto"/>
              <w:lang w:val="zh-CN"/>
            </w:rPr>
            <w:t xml:space="preserve"> </w:t>
          </w:r>
          <w:r>
            <w:rPr>
              <w:rFonts w:ascii="华文楷体" w:hAnsi="华文楷体" w:eastAsia="华文楷体"/>
              <w:color w:val="auto"/>
              <w:lang w:val="zh-CN"/>
            </w:rPr>
            <w:t>录</w:t>
          </w:r>
        </w:p>
        <w:p w14:paraId="61EFAE29">
          <w:pPr>
            <w:pStyle w:val="11"/>
            <w:tabs>
              <w:tab w:val="right" w:leader="dot" w:pos="8296"/>
            </w:tabs>
            <w:spacing w:line="360" w:lineRule="auto"/>
            <w:rPr>
              <w:rFonts w:hint="eastAsia" w:ascii="华文中宋" w:hAnsi="华文中宋" w:eastAsia="华文中宋"/>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"_Toc148635485" </w:instrText>
          </w:r>
          <w:r>
            <w:fldChar w:fldCharType="separate"/>
          </w:r>
          <w:r>
            <w:rPr>
              <w:rStyle w:val="18"/>
              <w:rFonts w:ascii="华文中宋" w:hAnsi="华文中宋" w:eastAsia="华文中宋"/>
              <w:sz w:val="22"/>
              <w:szCs w:val="24"/>
            </w:rPr>
            <w:t>一、引言</w:t>
          </w:r>
          <w:r>
            <w:rPr>
              <w:rFonts w:ascii="华文中宋" w:hAnsi="华文中宋" w:eastAsia="华文中宋"/>
              <w:sz w:val="22"/>
              <w:szCs w:val="24"/>
            </w:rPr>
            <w:tab/>
          </w:r>
          <w:r>
            <w:rPr>
              <w:rFonts w:ascii="华文中宋" w:hAnsi="华文中宋" w:eastAsia="华文中宋"/>
              <w:sz w:val="22"/>
              <w:szCs w:val="24"/>
            </w:rPr>
            <w:fldChar w:fldCharType="begin"/>
          </w:r>
          <w:r>
            <w:rPr>
              <w:rFonts w:ascii="华文中宋" w:hAnsi="华文中宋" w:eastAsia="华文中宋"/>
              <w:sz w:val="22"/>
              <w:szCs w:val="24"/>
            </w:rPr>
            <w:instrText xml:space="preserve"> PAGEREF _Toc148635485 \h </w:instrText>
          </w:r>
          <w:r>
            <w:rPr>
              <w:rFonts w:ascii="华文中宋" w:hAnsi="华文中宋" w:eastAsia="华文中宋"/>
              <w:sz w:val="22"/>
              <w:szCs w:val="24"/>
            </w:rPr>
            <w:fldChar w:fldCharType="separate"/>
          </w:r>
          <w:r>
            <w:rPr>
              <w:rFonts w:ascii="华文中宋" w:hAnsi="华文中宋" w:eastAsia="华文中宋"/>
              <w:sz w:val="22"/>
              <w:szCs w:val="24"/>
            </w:rPr>
            <w:t>3</w:t>
          </w:r>
          <w:r>
            <w:rPr>
              <w:rFonts w:ascii="华文中宋" w:hAnsi="华文中宋" w:eastAsia="华文中宋"/>
              <w:sz w:val="22"/>
              <w:szCs w:val="24"/>
            </w:rPr>
            <w:fldChar w:fldCharType="end"/>
          </w:r>
          <w:r>
            <w:rPr>
              <w:rFonts w:ascii="华文中宋" w:hAnsi="华文中宋" w:eastAsia="华文中宋"/>
              <w:sz w:val="22"/>
              <w:szCs w:val="24"/>
            </w:rPr>
            <w:fldChar w:fldCharType="end"/>
          </w:r>
        </w:p>
        <w:p w14:paraId="42F951CE">
          <w:pPr>
            <w:pStyle w:val="12"/>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"_Toc148635486" </w:instrText>
          </w:r>
          <w:r>
            <w:fldChar w:fldCharType="separate"/>
          </w:r>
          <w:r>
            <w:rPr>
              <w:rStyle w:val="18"/>
              <w:rFonts w:ascii="华文中宋" w:hAnsi="华文中宋" w:eastAsia="华文中宋"/>
            </w:rPr>
            <w:t>1、编写目的</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_Toc148635486 \h </w:instrText>
          </w:r>
          <w:r>
            <w:rPr>
              <w:rFonts w:ascii="华文中宋" w:hAnsi="华文中宋" w:eastAsia="华文中宋"/>
            </w:rPr>
            <w:fldChar w:fldCharType="separate"/>
          </w:r>
          <w:r>
            <w:rPr>
              <w:rFonts w:ascii="华文中宋" w:hAnsi="华文中宋" w:eastAsia="华文中宋"/>
            </w:rPr>
            <w:t>3</w:t>
          </w:r>
          <w:r>
            <w:rPr>
              <w:rFonts w:ascii="华文中宋" w:hAnsi="华文中宋" w:eastAsia="华文中宋"/>
            </w:rPr>
            <w:fldChar w:fldCharType="end"/>
          </w:r>
          <w:r>
            <w:rPr>
              <w:rFonts w:ascii="华文中宋" w:hAnsi="华文中宋" w:eastAsia="华文中宋"/>
            </w:rPr>
            <w:fldChar w:fldCharType="end"/>
          </w:r>
        </w:p>
        <w:p w14:paraId="71C42FCA">
          <w:pPr>
            <w:pStyle w:val="12"/>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"_Toc148635487" </w:instrText>
          </w:r>
          <w:r>
            <w:fldChar w:fldCharType="separate"/>
          </w:r>
          <w:r>
            <w:rPr>
              <w:rStyle w:val="18"/>
              <w:rFonts w:ascii="华文中宋" w:hAnsi="华文中宋" w:eastAsia="华文中宋"/>
            </w:rPr>
            <w:t>2、背景</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_Toc148635487 \h </w:instrText>
          </w:r>
          <w:r>
            <w:rPr>
              <w:rFonts w:ascii="华文中宋" w:hAnsi="华文中宋" w:eastAsia="华文中宋"/>
            </w:rPr>
            <w:fldChar w:fldCharType="separate"/>
          </w:r>
          <w:r>
            <w:rPr>
              <w:rFonts w:ascii="华文中宋" w:hAnsi="华文中宋" w:eastAsia="华文中宋"/>
            </w:rPr>
            <w:t>3</w:t>
          </w:r>
          <w:r>
            <w:rPr>
              <w:rFonts w:ascii="华文中宋" w:hAnsi="华文中宋" w:eastAsia="华文中宋"/>
            </w:rPr>
            <w:fldChar w:fldCharType="end"/>
          </w:r>
          <w:r>
            <w:rPr>
              <w:rFonts w:ascii="华文中宋" w:hAnsi="华文中宋" w:eastAsia="华文中宋"/>
            </w:rPr>
            <w:fldChar w:fldCharType="end"/>
          </w:r>
        </w:p>
        <w:p w14:paraId="0E6A3E10">
          <w:pPr>
            <w:pStyle w:val="12"/>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"_Toc148635488" </w:instrText>
          </w:r>
          <w:r>
            <w:fldChar w:fldCharType="separate"/>
          </w:r>
          <w:r>
            <w:rPr>
              <w:rStyle w:val="18"/>
              <w:rFonts w:ascii="华文中宋" w:hAnsi="华文中宋" w:eastAsia="华文中宋"/>
            </w:rPr>
            <w:t>3、定义</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_Toc148635488 \h </w:instrText>
          </w:r>
          <w:r>
            <w:rPr>
              <w:rFonts w:ascii="华文中宋" w:hAnsi="华文中宋" w:eastAsia="华文中宋"/>
            </w:rPr>
            <w:fldChar w:fldCharType="separate"/>
          </w:r>
          <w:r>
            <w:rPr>
              <w:rFonts w:ascii="华文中宋" w:hAnsi="华文中宋" w:eastAsia="华文中宋"/>
            </w:rPr>
            <w:t>3</w:t>
          </w:r>
          <w:r>
            <w:rPr>
              <w:rFonts w:ascii="华文中宋" w:hAnsi="华文中宋" w:eastAsia="华文中宋"/>
            </w:rPr>
            <w:fldChar w:fldCharType="end"/>
          </w:r>
          <w:r>
            <w:rPr>
              <w:rFonts w:ascii="华文中宋" w:hAnsi="华文中宋" w:eastAsia="华文中宋"/>
            </w:rPr>
            <w:fldChar w:fldCharType="end"/>
          </w:r>
        </w:p>
        <w:p w14:paraId="1CDBB206">
          <w:pPr>
            <w:pStyle w:val="12"/>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"_Toc148635489" </w:instrText>
          </w:r>
          <w:r>
            <w:fldChar w:fldCharType="separate"/>
          </w:r>
          <w:r>
            <w:rPr>
              <w:rStyle w:val="18"/>
              <w:rFonts w:ascii="华文中宋" w:hAnsi="华文中宋" w:eastAsia="华文中宋"/>
            </w:rPr>
            <w:t>4、参考文献</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_Toc148635489 \h </w:instrText>
          </w:r>
          <w:r>
            <w:rPr>
              <w:rFonts w:ascii="华文中宋" w:hAnsi="华文中宋" w:eastAsia="华文中宋"/>
            </w:rPr>
            <w:fldChar w:fldCharType="separate"/>
          </w:r>
          <w:r>
            <w:rPr>
              <w:rFonts w:ascii="华文中宋" w:hAnsi="华文中宋" w:eastAsia="华文中宋"/>
            </w:rPr>
            <w:t>4</w:t>
          </w:r>
          <w:r>
            <w:rPr>
              <w:rFonts w:ascii="华文中宋" w:hAnsi="华文中宋" w:eastAsia="华文中宋"/>
            </w:rPr>
            <w:fldChar w:fldCharType="end"/>
          </w:r>
          <w:r>
            <w:rPr>
              <w:rFonts w:ascii="华文中宋" w:hAnsi="华文中宋" w:eastAsia="华文中宋"/>
            </w:rPr>
            <w:fldChar w:fldCharType="end"/>
          </w:r>
        </w:p>
        <w:p w14:paraId="33494B39">
          <w:pPr>
            <w:pStyle w:val="11"/>
            <w:tabs>
              <w:tab w:val="right" w:leader="dot" w:pos="8296"/>
            </w:tabs>
            <w:spacing w:line="360" w:lineRule="auto"/>
            <w:rPr>
              <w:rFonts w:hint="eastAsia" w:ascii="华文中宋" w:hAnsi="华文中宋" w:eastAsia="华文中宋"/>
              <w:sz w:val="22"/>
              <w:szCs w:val="24"/>
              <w14:ligatures w14:val="standardContextual"/>
            </w:rPr>
          </w:pPr>
          <w:r>
            <w:fldChar w:fldCharType="begin"/>
          </w:r>
          <w:r>
            <w:instrText xml:space="preserve"> HYPERLINK \l "_Toc148635490" </w:instrText>
          </w:r>
          <w:r>
            <w:fldChar w:fldCharType="separate"/>
          </w:r>
          <w:r>
            <w:rPr>
              <w:rStyle w:val="18"/>
              <w:rFonts w:ascii="华文中宋" w:hAnsi="华文中宋" w:eastAsia="华文中宋"/>
              <w:sz w:val="22"/>
              <w:szCs w:val="24"/>
            </w:rPr>
            <w:t>二、任务概述</w:t>
          </w:r>
          <w:r>
            <w:rPr>
              <w:rFonts w:ascii="华文中宋" w:hAnsi="华文中宋" w:eastAsia="华文中宋"/>
              <w:sz w:val="22"/>
              <w:szCs w:val="24"/>
            </w:rPr>
            <w:tab/>
          </w:r>
          <w:r>
            <w:rPr>
              <w:rFonts w:ascii="华文中宋" w:hAnsi="华文中宋" w:eastAsia="华文中宋"/>
              <w:sz w:val="22"/>
              <w:szCs w:val="24"/>
            </w:rPr>
            <w:fldChar w:fldCharType="begin"/>
          </w:r>
          <w:r>
            <w:rPr>
              <w:rFonts w:ascii="华文中宋" w:hAnsi="华文中宋" w:eastAsia="华文中宋"/>
              <w:sz w:val="22"/>
              <w:szCs w:val="24"/>
            </w:rPr>
            <w:instrText xml:space="preserve"> PAGEREF _Toc148635490 \h </w:instrText>
          </w:r>
          <w:r>
            <w:rPr>
              <w:rFonts w:ascii="华文中宋" w:hAnsi="华文中宋" w:eastAsia="华文中宋"/>
              <w:sz w:val="22"/>
              <w:szCs w:val="24"/>
            </w:rPr>
            <w:fldChar w:fldCharType="separate"/>
          </w:r>
          <w:r>
            <w:rPr>
              <w:rFonts w:ascii="华文中宋" w:hAnsi="华文中宋" w:eastAsia="华文中宋"/>
              <w:sz w:val="22"/>
              <w:szCs w:val="24"/>
            </w:rPr>
            <w:t>5</w:t>
          </w:r>
          <w:r>
            <w:rPr>
              <w:rFonts w:ascii="华文中宋" w:hAnsi="华文中宋" w:eastAsia="华文中宋"/>
              <w:sz w:val="22"/>
              <w:szCs w:val="24"/>
            </w:rPr>
            <w:fldChar w:fldCharType="end"/>
          </w:r>
          <w:r>
            <w:rPr>
              <w:rFonts w:ascii="华文中宋" w:hAnsi="华文中宋" w:eastAsia="华文中宋"/>
              <w:sz w:val="22"/>
              <w:szCs w:val="24"/>
            </w:rPr>
            <w:fldChar w:fldCharType="end"/>
          </w:r>
        </w:p>
        <w:p w14:paraId="1DD7A8A5">
          <w:pPr>
            <w:pStyle w:val="12"/>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"_Toc148635491" </w:instrText>
          </w:r>
          <w:r>
            <w:fldChar w:fldCharType="separate"/>
          </w:r>
          <w:r>
            <w:rPr>
              <w:rStyle w:val="18"/>
              <w:rFonts w:ascii="华文中宋" w:hAnsi="华文中宋" w:eastAsia="华文中宋"/>
            </w:rPr>
            <w:t>1、目标</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_Toc148635491 \h </w:instrText>
          </w:r>
          <w:r>
            <w:rPr>
              <w:rFonts w:ascii="华文中宋" w:hAnsi="华文中宋" w:eastAsia="华文中宋"/>
            </w:rPr>
            <w:fldChar w:fldCharType="separate"/>
          </w:r>
          <w:r>
            <w:rPr>
              <w:rFonts w:ascii="华文中宋" w:hAnsi="华文中宋" w:eastAsia="华文中宋"/>
            </w:rPr>
            <w:t>5</w:t>
          </w:r>
          <w:r>
            <w:rPr>
              <w:rFonts w:ascii="华文中宋" w:hAnsi="华文中宋" w:eastAsia="华文中宋"/>
            </w:rPr>
            <w:fldChar w:fldCharType="end"/>
          </w:r>
          <w:r>
            <w:rPr>
              <w:rFonts w:ascii="华文中宋" w:hAnsi="华文中宋" w:eastAsia="华文中宋"/>
            </w:rPr>
            <w:fldChar w:fldCharType="end"/>
          </w:r>
        </w:p>
        <w:p w14:paraId="756D7ABC">
          <w:pPr>
            <w:pStyle w:val="12"/>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"_Toc148635492" </w:instrText>
          </w:r>
          <w:r>
            <w:fldChar w:fldCharType="separate"/>
          </w:r>
          <w:r>
            <w:rPr>
              <w:rStyle w:val="18"/>
              <w:rFonts w:ascii="华文中宋" w:hAnsi="华文中宋" w:eastAsia="华文中宋"/>
            </w:rPr>
            <w:t>2、用户特点</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_Toc148635492 \h </w:instrText>
          </w:r>
          <w:r>
            <w:rPr>
              <w:rFonts w:ascii="华文中宋" w:hAnsi="华文中宋" w:eastAsia="华文中宋"/>
            </w:rPr>
            <w:fldChar w:fldCharType="separate"/>
          </w:r>
          <w:r>
            <w:rPr>
              <w:rFonts w:ascii="华文中宋" w:hAnsi="华文中宋" w:eastAsia="华文中宋"/>
            </w:rPr>
            <w:t>6</w:t>
          </w:r>
          <w:r>
            <w:rPr>
              <w:rFonts w:ascii="华文中宋" w:hAnsi="华文中宋" w:eastAsia="华文中宋"/>
            </w:rPr>
            <w:fldChar w:fldCharType="end"/>
          </w:r>
          <w:r>
            <w:rPr>
              <w:rFonts w:ascii="华文中宋" w:hAnsi="华文中宋" w:eastAsia="华文中宋"/>
            </w:rPr>
            <w:fldChar w:fldCharType="end"/>
          </w:r>
        </w:p>
        <w:p w14:paraId="040A725D">
          <w:pPr>
            <w:pStyle w:val="12"/>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"_Toc148635493" </w:instrText>
          </w:r>
          <w:r>
            <w:fldChar w:fldCharType="separate"/>
          </w:r>
          <w:r>
            <w:rPr>
              <w:rStyle w:val="18"/>
              <w:rFonts w:ascii="华文中宋" w:hAnsi="华文中宋" w:eastAsia="华文中宋"/>
            </w:rPr>
            <w:t>3、假定约束</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_Toc148635493 \h </w:instrText>
          </w:r>
          <w:r>
            <w:rPr>
              <w:rFonts w:ascii="华文中宋" w:hAnsi="华文中宋" w:eastAsia="华文中宋"/>
            </w:rPr>
            <w:fldChar w:fldCharType="separate"/>
          </w:r>
          <w:r>
            <w:rPr>
              <w:rFonts w:ascii="华文中宋" w:hAnsi="华文中宋" w:eastAsia="华文中宋"/>
            </w:rPr>
            <w:t>6</w:t>
          </w:r>
          <w:r>
            <w:rPr>
              <w:rFonts w:ascii="华文中宋" w:hAnsi="华文中宋" w:eastAsia="华文中宋"/>
            </w:rPr>
            <w:fldChar w:fldCharType="end"/>
          </w:r>
          <w:r>
            <w:rPr>
              <w:rFonts w:ascii="华文中宋" w:hAnsi="华文中宋" w:eastAsia="华文中宋"/>
            </w:rPr>
            <w:fldChar w:fldCharType="end"/>
          </w:r>
        </w:p>
        <w:p w14:paraId="1FD21B33">
          <w:pPr>
            <w:pStyle w:val="11"/>
            <w:tabs>
              <w:tab w:val="right" w:leader="dot" w:pos="8296"/>
            </w:tabs>
            <w:spacing w:line="360" w:lineRule="auto"/>
            <w:rPr>
              <w:rFonts w:hint="eastAsia" w:ascii="华文中宋" w:hAnsi="华文中宋" w:eastAsia="华文中宋"/>
              <w:sz w:val="22"/>
              <w:szCs w:val="24"/>
              <w14:ligatures w14:val="standardContextual"/>
            </w:rPr>
          </w:pPr>
          <w:r>
            <w:fldChar w:fldCharType="begin"/>
          </w:r>
          <w:r>
            <w:instrText xml:space="preserve"> HYPERLINK \l "_Toc148635494" </w:instrText>
          </w:r>
          <w:r>
            <w:fldChar w:fldCharType="separate"/>
          </w:r>
          <w:r>
            <w:rPr>
              <w:rStyle w:val="18"/>
              <w:rFonts w:ascii="华文中宋" w:hAnsi="华文中宋" w:eastAsia="华文中宋"/>
              <w:sz w:val="22"/>
              <w:szCs w:val="24"/>
            </w:rPr>
            <w:t>三、需求规定</w:t>
          </w:r>
          <w:r>
            <w:rPr>
              <w:rFonts w:ascii="华文中宋" w:hAnsi="华文中宋" w:eastAsia="华文中宋"/>
              <w:sz w:val="22"/>
              <w:szCs w:val="24"/>
            </w:rPr>
            <w:tab/>
          </w:r>
          <w:r>
            <w:rPr>
              <w:rFonts w:ascii="华文中宋" w:hAnsi="华文中宋" w:eastAsia="华文中宋"/>
              <w:sz w:val="22"/>
              <w:szCs w:val="24"/>
            </w:rPr>
            <w:fldChar w:fldCharType="begin"/>
          </w:r>
          <w:r>
            <w:rPr>
              <w:rFonts w:ascii="华文中宋" w:hAnsi="华文中宋" w:eastAsia="华文中宋"/>
              <w:sz w:val="22"/>
              <w:szCs w:val="24"/>
            </w:rPr>
            <w:instrText xml:space="preserve"> PAGEREF _Toc148635494 \h </w:instrText>
          </w:r>
          <w:r>
            <w:rPr>
              <w:rFonts w:ascii="华文中宋" w:hAnsi="华文中宋" w:eastAsia="华文中宋"/>
              <w:sz w:val="22"/>
              <w:szCs w:val="24"/>
            </w:rPr>
            <w:fldChar w:fldCharType="separate"/>
          </w:r>
          <w:r>
            <w:rPr>
              <w:rFonts w:ascii="华文中宋" w:hAnsi="华文中宋" w:eastAsia="华文中宋"/>
              <w:sz w:val="22"/>
              <w:szCs w:val="24"/>
            </w:rPr>
            <w:t>7</w:t>
          </w:r>
          <w:r>
            <w:rPr>
              <w:rFonts w:ascii="华文中宋" w:hAnsi="华文中宋" w:eastAsia="华文中宋"/>
              <w:sz w:val="22"/>
              <w:szCs w:val="24"/>
            </w:rPr>
            <w:fldChar w:fldCharType="end"/>
          </w:r>
          <w:r>
            <w:rPr>
              <w:rFonts w:ascii="华文中宋" w:hAnsi="华文中宋" w:eastAsia="华文中宋"/>
              <w:sz w:val="22"/>
              <w:szCs w:val="24"/>
            </w:rPr>
            <w:fldChar w:fldCharType="end"/>
          </w:r>
        </w:p>
        <w:p w14:paraId="5A6A3CF5">
          <w:pPr>
            <w:pStyle w:val="12"/>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"_Toc148635495" </w:instrText>
          </w:r>
          <w:r>
            <w:fldChar w:fldCharType="separate"/>
          </w:r>
          <w:r>
            <w:rPr>
              <w:rStyle w:val="18"/>
              <w:rFonts w:ascii="华文中宋" w:hAnsi="华文中宋" w:eastAsia="华文中宋"/>
            </w:rPr>
            <w:t>1、功能规定</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_Toc148635495 \h </w:instrText>
          </w:r>
          <w:r>
            <w:rPr>
              <w:rFonts w:ascii="华文中宋" w:hAnsi="华文中宋" w:eastAsia="华文中宋"/>
            </w:rPr>
            <w:fldChar w:fldCharType="separate"/>
          </w:r>
          <w:r>
            <w:rPr>
              <w:rFonts w:ascii="华文中宋" w:hAnsi="华文中宋" w:eastAsia="华文中宋"/>
            </w:rPr>
            <w:t>7</w:t>
          </w:r>
          <w:r>
            <w:rPr>
              <w:rFonts w:ascii="华文中宋" w:hAnsi="华文中宋" w:eastAsia="华文中宋"/>
            </w:rPr>
            <w:fldChar w:fldCharType="end"/>
          </w:r>
          <w:r>
            <w:rPr>
              <w:rFonts w:ascii="华文中宋" w:hAnsi="华文中宋" w:eastAsia="华文中宋"/>
            </w:rPr>
            <w:fldChar w:fldCharType="end"/>
          </w:r>
        </w:p>
        <w:p w14:paraId="38B15D25">
          <w:pPr>
            <w:pStyle w:val="8"/>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"_Toc148635496" </w:instrText>
          </w:r>
          <w:r>
            <w:fldChar w:fldCharType="separate"/>
          </w:r>
          <w:r>
            <w:rPr>
              <w:rStyle w:val="18"/>
              <w:rFonts w:ascii="华文中宋" w:hAnsi="华文中宋" w:eastAsia="华文中宋"/>
            </w:rPr>
            <w:t>1.1模块</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_Toc148635496 \h </w:instrText>
          </w:r>
          <w:r>
            <w:rPr>
              <w:rFonts w:ascii="华文中宋" w:hAnsi="华文中宋" w:eastAsia="华文中宋"/>
            </w:rPr>
            <w:fldChar w:fldCharType="separate"/>
          </w:r>
          <w:r>
            <w:rPr>
              <w:rFonts w:ascii="华文中宋" w:hAnsi="华文中宋" w:eastAsia="华文中宋"/>
            </w:rPr>
            <w:t>7</w:t>
          </w:r>
          <w:r>
            <w:rPr>
              <w:rFonts w:ascii="华文中宋" w:hAnsi="华文中宋" w:eastAsia="华文中宋"/>
            </w:rPr>
            <w:fldChar w:fldCharType="end"/>
          </w:r>
          <w:r>
            <w:rPr>
              <w:rFonts w:ascii="华文中宋" w:hAnsi="华文中宋" w:eastAsia="华文中宋"/>
            </w:rPr>
            <w:fldChar w:fldCharType="end"/>
          </w:r>
        </w:p>
        <w:p w14:paraId="074F1BA1">
          <w:pPr>
            <w:pStyle w:val="8"/>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"_Toc148635497" </w:instrText>
          </w:r>
          <w:r>
            <w:fldChar w:fldCharType="separate"/>
          </w:r>
          <w:r>
            <w:rPr>
              <w:rStyle w:val="18"/>
              <w:rFonts w:ascii="华文中宋" w:hAnsi="华文中宋" w:eastAsia="华文中宋"/>
            </w:rPr>
            <w:t>1.2确定参与者</w:t>
          </w:r>
          <w:r>
            <w:rPr>
              <w:rFonts w:ascii="华文中宋" w:hAnsi="华文中宋" w:eastAsia="华文中宋"/>
            </w:rPr>
            <w:tab/>
          </w:r>
          <w:r>
            <w:rPr>
              <w:rFonts w:hint="eastAsia" w:ascii="华文中宋" w:hAnsi="华文中宋" w:eastAsia="华文中宋"/>
            </w:rPr>
            <w:t>10</w:t>
          </w:r>
          <w:r>
            <w:rPr>
              <w:rFonts w:hint="eastAsia" w:ascii="华文中宋" w:hAnsi="华文中宋" w:eastAsia="华文中宋"/>
            </w:rPr>
            <w:fldChar w:fldCharType="end"/>
          </w:r>
        </w:p>
        <w:p w14:paraId="00E39209">
          <w:pPr>
            <w:pStyle w:val="8"/>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"_Toc148635498" </w:instrText>
          </w:r>
          <w:r>
            <w:fldChar w:fldCharType="separate"/>
          </w:r>
          <w:r>
            <w:rPr>
              <w:rStyle w:val="18"/>
              <w:rFonts w:ascii="华文中宋" w:hAnsi="华文中宋" w:eastAsia="华文中宋"/>
            </w:rPr>
            <w:t>1.3确定用例（总用例图）</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_Toc148635498 \h </w:instrText>
          </w:r>
          <w:r>
            <w:rPr>
              <w:rFonts w:ascii="华文中宋" w:hAnsi="华文中宋" w:eastAsia="华文中宋"/>
            </w:rPr>
            <w:fldChar w:fldCharType="separate"/>
          </w:r>
          <w:r>
            <w:rPr>
              <w:rFonts w:ascii="华文中宋" w:hAnsi="华文中宋" w:eastAsia="华文中宋"/>
            </w:rPr>
            <w:t>1</w:t>
          </w:r>
          <w:r>
            <w:rPr>
              <w:rFonts w:hint="eastAsia" w:ascii="华文中宋" w:hAnsi="华文中宋" w:eastAsia="华文中宋"/>
            </w:rPr>
            <w:t>1</w:t>
          </w:r>
          <w:r>
            <w:rPr>
              <w:rFonts w:ascii="华文中宋" w:hAnsi="华文中宋" w:eastAsia="华文中宋"/>
            </w:rPr>
            <w:fldChar w:fldCharType="end"/>
          </w:r>
          <w:r>
            <w:rPr>
              <w:rFonts w:ascii="华文中宋" w:hAnsi="华文中宋" w:eastAsia="华文中宋"/>
            </w:rPr>
            <w:fldChar w:fldCharType="end"/>
          </w:r>
        </w:p>
        <w:p w14:paraId="35660CA2">
          <w:pPr>
            <w:pStyle w:val="8"/>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"_Toc148635499" </w:instrText>
          </w:r>
          <w:r>
            <w:fldChar w:fldCharType="separate"/>
          </w:r>
          <w:r>
            <w:rPr>
              <w:rStyle w:val="18"/>
              <w:rFonts w:ascii="华文中宋" w:hAnsi="华文中宋" w:eastAsia="华文中宋"/>
            </w:rPr>
            <w:t>1.4用例说明</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_Toc148635499 \h </w:instrText>
          </w:r>
          <w:r>
            <w:rPr>
              <w:rFonts w:ascii="华文中宋" w:hAnsi="华文中宋" w:eastAsia="华文中宋"/>
            </w:rPr>
            <w:fldChar w:fldCharType="separate"/>
          </w:r>
          <w:r>
            <w:rPr>
              <w:rFonts w:ascii="华文中宋" w:hAnsi="华文中宋" w:eastAsia="华文中宋"/>
            </w:rPr>
            <w:t>1</w:t>
          </w:r>
          <w:r>
            <w:rPr>
              <w:rFonts w:hint="eastAsia" w:ascii="华文中宋" w:hAnsi="华文中宋" w:eastAsia="华文中宋"/>
            </w:rPr>
            <w:t>1</w:t>
          </w:r>
          <w:r>
            <w:rPr>
              <w:rFonts w:ascii="华文中宋" w:hAnsi="华文中宋" w:eastAsia="华文中宋"/>
            </w:rPr>
            <w:fldChar w:fldCharType="end"/>
          </w:r>
          <w:r>
            <w:rPr>
              <w:rFonts w:ascii="华文中宋" w:hAnsi="华文中宋" w:eastAsia="华文中宋"/>
            </w:rPr>
            <w:fldChar w:fldCharType="end"/>
          </w:r>
        </w:p>
        <w:p w14:paraId="26FF6085">
          <w:pPr>
            <w:pStyle w:val="12"/>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"_Toc148635500" </w:instrText>
          </w:r>
          <w:r>
            <w:fldChar w:fldCharType="separate"/>
          </w:r>
          <w:r>
            <w:rPr>
              <w:rStyle w:val="18"/>
              <w:rFonts w:ascii="华文中宋" w:hAnsi="华文中宋" w:eastAsia="华文中宋"/>
            </w:rPr>
            <w:t>2、性能规定</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_Toc148635500 \h </w:instrText>
          </w:r>
          <w:r>
            <w:rPr>
              <w:rFonts w:ascii="华文中宋" w:hAnsi="华文中宋" w:eastAsia="华文中宋"/>
            </w:rPr>
            <w:fldChar w:fldCharType="separate"/>
          </w:r>
          <w:r>
            <w:rPr>
              <w:rFonts w:ascii="华文中宋" w:hAnsi="华文中宋" w:eastAsia="华文中宋"/>
            </w:rPr>
            <w:t>3</w:t>
          </w:r>
          <w:r>
            <w:rPr>
              <w:rFonts w:hint="eastAsia" w:ascii="华文中宋" w:hAnsi="华文中宋" w:eastAsia="华文中宋"/>
            </w:rPr>
            <w:t>6</w:t>
          </w:r>
          <w:r>
            <w:rPr>
              <w:rFonts w:ascii="华文中宋" w:hAnsi="华文中宋" w:eastAsia="华文中宋"/>
            </w:rPr>
            <w:fldChar w:fldCharType="end"/>
          </w:r>
          <w:r>
            <w:rPr>
              <w:rFonts w:ascii="华文中宋" w:hAnsi="华文中宋" w:eastAsia="华文中宋"/>
            </w:rPr>
            <w:fldChar w:fldCharType="end"/>
          </w:r>
        </w:p>
        <w:p w14:paraId="2E26A011">
          <w:pPr>
            <w:pStyle w:val="8"/>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"_Toc148635501" </w:instrText>
          </w:r>
          <w:r>
            <w:fldChar w:fldCharType="separate"/>
          </w:r>
          <w:r>
            <w:rPr>
              <w:rStyle w:val="18"/>
              <w:rFonts w:ascii="华文中宋" w:hAnsi="华文中宋" w:eastAsia="华文中宋"/>
            </w:rPr>
            <w:t>2.1精度</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_Toc148635501 \h </w:instrText>
          </w:r>
          <w:r>
            <w:rPr>
              <w:rFonts w:ascii="华文中宋" w:hAnsi="华文中宋" w:eastAsia="华文中宋"/>
            </w:rPr>
            <w:fldChar w:fldCharType="separate"/>
          </w:r>
          <w:r>
            <w:rPr>
              <w:rFonts w:ascii="华文中宋" w:hAnsi="华文中宋" w:eastAsia="华文中宋"/>
            </w:rPr>
            <w:t>3</w:t>
          </w:r>
          <w:r>
            <w:rPr>
              <w:rFonts w:hint="eastAsia" w:ascii="华文中宋" w:hAnsi="华文中宋" w:eastAsia="华文中宋"/>
            </w:rPr>
            <w:t>6</w:t>
          </w:r>
          <w:r>
            <w:rPr>
              <w:rFonts w:ascii="华文中宋" w:hAnsi="华文中宋" w:eastAsia="华文中宋"/>
            </w:rPr>
            <w:fldChar w:fldCharType="end"/>
          </w:r>
          <w:r>
            <w:rPr>
              <w:rFonts w:ascii="华文中宋" w:hAnsi="华文中宋" w:eastAsia="华文中宋"/>
            </w:rPr>
            <w:fldChar w:fldCharType="end"/>
          </w:r>
        </w:p>
        <w:p w14:paraId="1AD7662C">
          <w:pPr>
            <w:pStyle w:val="8"/>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"_Toc148635502" </w:instrText>
          </w:r>
          <w:r>
            <w:fldChar w:fldCharType="separate"/>
          </w:r>
          <w:r>
            <w:rPr>
              <w:rStyle w:val="18"/>
              <w:rFonts w:ascii="华文中宋" w:hAnsi="华文中宋" w:eastAsia="华文中宋"/>
            </w:rPr>
            <w:t>2.2时间特性要求</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_Toc148635502 \h </w:instrText>
          </w:r>
          <w:r>
            <w:rPr>
              <w:rFonts w:ascii="华文中宋" w:hAnsi="华文中宋" w:eastAsia="华文中宋"/>
            </w:rPr>
            <w:fldChar w:fldCharType="separate"/>
          </w:r>
          <w:r>
            <w:rPr>
              <w:rFonts w:ascii="华文中宋" w:hAnsi="华文中宋" w:eastAsia="华文中宋"/>
            </w:rPr>
            <w:t>3</w:t>
          </w:r>
          <w:r>
            <w:rPr>
              <w:rFonts w:hint="eastAsia" w:ascii="华文中宋" w:hAnsi="华文中宋" w:eastAsia="华文中宋"/>
            </w:rPr>
            <w:t>7</w:t>
          </w:r>
          <w:r>
            <w:rPr>
              <w:rFonts w:ascii="华文中宋" w:hAnsi="华文中宋" w:eastAsia="华文中宋"/>
            </w:rPr>
            <w:fldChar w:fldCharType="end"/>
          </w:r>
          <w:r>
            <w:rPr>
              <w:rFonts w:ascii="华文中宋" w:hAnsi="华文中宋" w:eastAsia="华文中宋"/>
            </w:rPr>
            <w:fldChar w:fldCharType="end"/>
          </w:r>
        </w:p>
        <w:p w14:paraId="54777016">
          <w:pPr>
            <w:pStyle w:val="8"/>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"_Toc148635503" </w:instrText>
          </w:r>
          <w:r>
            <w:fldChar w:fldCharType="separate"/>
          </w:r>
          <w:r>
            <w:rPr>
              <w:rStyle w:val="18"/>
              <w:rFonts w:ascii="华文中宋" w:hAnsi="华文中宋" w:eastAsia="华文中宋"/>
            </w:rPr>
            <w:t>2.3灵活性</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_Toc148635503 \h </w:instrText>
          </w:r>
          <w:r>
            <w:rPr>
              <w:rFonts w:ascii="华文中宋" w:hAnsi="华文中宋" w:eastAsia="华文中宋"/>
            </w:rPr>
            <w:fldChar w:fldCharType="separate"/>
          </w:r>
          <w:r>
            <w:rPr>
              <w:rFonts w:ascii="华文中宋" w:hAnsi="华文中宋" w:eastAsia="华文中宋"/>
            </w:rPr>
            <w:t>3</w:t>
          </w:r>
          <w:r>
            <w:rPr>
              <w:rFonts w:hint="eastAsia" w:ascii="华文中宋" w:hAnsi="华文中宋" w:eastAsia="华文中宋"/>
            </w:rPr>
            <w:t>8</w:t>
          </w:r>
          <w:r>
            <w:rPr>
              <w:rFonts w:ascii="华文中宋" w:hAnsi="华文中宋" w:eastAsia="华文中宋"/>
            </w:rPr>
            <w:fldChar w:fldCharType="end"/>
          </w:r>
          <w:r>
            <w:rPr>
              <w:rFonts w:ascii="华文中宋" w:hAnsi="华文中宋" w:eastAsia="华文中宋"/>
            </w:rPr>
            <w:fldChar w:fldCharType="end"/>
          </w:r>
        </w:p>
        <w:p w14:paraId="0513EE7D">
          <w:pPr>
            <w:pStyle w:val="12"/>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"_Toc148635504" </w:instrText>
          </w:r>
          <w:r>
            <w:fldChar w:fldCharType="separate"/>
          </w:r>
          <w:r>
            <w:rPr>
              <w:rStyle w:val="18"/>
              <w:rFonts w:ascii="华文中宋" w:hAnsi="华文中宋" w:eastAsia="华文中宋"/>
            </w:rPr>
            <w:t>3、输入输出要求</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_Toc148635504 \h </w:instrText>
          </w:r>
          <w:r>
            <w:rPr>
              <w:rFonts w:ascii="华文中宋" w:hAnsi="华文中宋" w:eastAsia="华文中宋"/>
            </w:rPr>
            <w:fldChar w:fldCharType="separate"/>
          </w:r>
          <w:r>
            <w:rPr>
              <w:rFonts w:ascii="华文中宋" w:hAnsi="华文中宋" w:eastAsia="华文中宋"/>
            </w:rPr>
            <w:t>3</w:t>
          </w:r>
          <w:r>
            <w:rPr>
              <w:rFonts w:hint="eastAsia" w:ascii="华文中宋" w:hAnsi="华文中宋" w:eastAsia="华文中宋"/>
            </w:rPr>
            <w:t>8</w:t>
          </w:r>
          <w:r>
            <w:rPr>
              <w:rFonts w:ascii="华文中宋" w:hAnsi="华文中宋" w:eastAsia="华文中宋"/>
            </w:rPr>
            <w:fldChar w:fldCharType="end"/>
          </w:r>
          <w:r>
            <w:rPr>
              <w:rFonts w:ascii="华文中宋" w:hAnsi="华文中宋" w:eastAsia="华文中宋"/>
            </w:rPr>
            <w:fldChar w:fldCharType="end"/>
          </w:r>
        </w:p>
        <w:p w14:paraId="68B0D380">
          <w:pPr>
            <w:pStyle w:val="12"/>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"_Toc148635505" </w:instrText>
          </w:r>
          <w:r>
            <w:fldChar w:fldCharType="separate"/>
          </w:r>
          <w:r>
            <w:rPr>
              <w:rStyle w:val="18"/>
              <w:rFonts w:ascii="华文中宋" w:hAnsi="华文中宋" w:eastAsia="华文中宋"/>
            </w:rPr>
            <w:t>4、数据管理能力要求</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_Toc148635505 \h </w:instrText>
          </w:r>
          <w:r>
            <w:rPr>
              <w:rFonts w:ascii="华文中宋" w:hAnsi="华文中宋" w:eastAsia="华文中宋"/>
            </w:rPr>
            <w:fldChar w:fldCharType="separate"/>
          </w:r>
          <w:r>
            <w:rPr>
              <w:rFonts w:ascii="华文中宋" w:hAnsi="华文中宋" w:eastAsia="华文中宋"/>
            </w:rPr>
            <w:t>3</w:t>
          </w:r>
          <w:r>
            <w:rPr>
              <w:rFonts w:hint="eastAsia" w:ascii="华文中宋" w:hAnsi="华文中宋" w:eastAsia="华文中宋"/>
            </w:rPr>
            <w:t>8</w:t>
          </w:r>
          <w:r>
            <w:rPr>
              <w:rFonts w:ascii="华文中宋" w:hAnsi="华文中宋" w:eastAsia="华文中宋"/>
            </w:rPr>
            <w:fldChar w:fldCharType="end"/>
          </w:r>
          <w:r>
            <w:rPr>
              <w:rFonts w:ascii="华文中宋" w:hAnsi="华文中宋" w:eastAsia="华文中宋"/>
            </w:rPr>
            <w:fldChar w:fldCharType="end"/>
          </w:r>
        </w:p>
        <w:p w14:paraId="62AEC823">
          <w:pPr>
            <w:pStyle w:val="12"/>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"_Toc148635506" </w:instrText>
          </w:r>
          <w:r>
            <w:fldChar w:fldCharType="separate"/>
          </w:r>
          <w:r>
            <w:rPr>
              <w:rStyle w:val="18"/>
              <w:rFonts w:ascii="华文中宋" w:hAnsi="华文中宋" w:eastAsia="华文中宋"/>
            </w:rPr>
            <w:t>5、故障处理要求</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_Toc148635506 \h </w:instrText>
          </w:r>
          <w:r>
            <w:rPr>
              <w:rFonts w:ascii="华文中宋" w:hAnsi="华文中宋" w:eastAsia="华文中宋"/>
            </w:rPr>
            <w:fldChar w:fldCharType="separate"/>
          </w:r>
          <w:r>
            <w:rPr>
              <w:rFonts w:ascii="华文中宋" w:hAnsi="华文中宋" w:eastAsia="华文中宋"/>
            </w:rPr>
            <w:t>3</w:t>
          </w:r>
          <w:r>
            <w:rPr>
              <w:rFonts w:hint="eastAsia" w:ascii="华文中宋" w:hAnsi="华文中宋" w:eastAsia="华文中宋"/>
            </w:rPr>
            <w:t>9</w:t>
          </w:r>
          <w:r>
            <w:rPr>
              <w:rFonts w:ascii="华文中宋" w:hAnsi="华文中宋" w:eastAsia="华文中宋"/>
            </w:rPr>
            <w:fldChar w:fldCharType="end"/>
          </w:r>
          <w:r>
            <w:rPr>
              <w:rFonts w:ascii="华文中宋" w:hAnsi="华文中宋" w:eastAsia="华文中宋"/>
            </w:rPr>
            <w:fldChar w:fldCharType="end"/>
          </w:r>
        </w:p>
        <w:p w14:paraId="6640E378">
          <w:pPr>
            <w:pStyle w:val="12"/>
            <w:tabs>
              <w:tab w:val="right" w:leader="dot" w:pos="8296"/>
            </w:tabs>
            <w:spacing w:line="360" w:lineRule="auto"/>
            <w:rPr>
              <w:sz w:val="20"/>
              <w:szCs w:val="21"/>
              <w14:ligatures w14:val="standardContextual"/>
            </w:rPr>
          </w:pPr>
          <w:r>
            <w:fldChar w:fldCharType="begin"/>
          </w:r>
          <w:r>
            <w:instrText xml:space="preserve"> HYPERLINK \l "_Toc148635507" </w:instrText>
          </w:r>
          <w:r>
            <w:fldChar w:fldCharType="separate"/>
          </w:r>
          <w:r>
            <w:rPr>
              <w:rStyle w:val="18"/>
              <w:rFonts w:ascii="华文中宋" w:hAnsi="华文中宋" w:eastAsia="华文中宋"/>
            </w:rPr>
            <w:t>6、其他专门要求</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_Toc148635507 \h </w:instrText>
          </w:r>
          <w:r>
            <w:rPr>
              <w:rFonts w:ascii="华文中宋" w:hAnsi="华文中宋" w:eastAsia="华文中宋"/>
            </w:rPr>
            <w:fldChar w:fldCharType="separate"/>
          </w:r>
          <w:r>
            <w:rPr>
              <w:rFonts w:ascii="华文中宋" w:hAnsi="华文中宋" w:eastAsia="华文中宋"/>
            </w:rPr>
            <w:t>3</w:t>
          </w:r>
          <w:r>
            <w:rPr>
              <w:rFonts w:hint="eastAsia" w:ascii="华文中宋" w:hAnsi="华文中宋" w:eastAsia="华文中宋"/>
            </w:rPr>
            <w:t>9</w:t>
          </w:r>
          <w:r>
            <w:rPr>
              <w:rFonts w:ascii="华文中宋" w:hAnsi="华文中宋" w:eastAsia="华文中宋"/>
            </w:rPr>
            <w:fldChar w:fldCharType="end"/>
          </w:r>
          <w:r>
            <w:rPr>
              <w:rFonts w:ascii="华文中宋" w:hAnsi="华文中宋" w:eastAsia="华文中宋"/>
            </w:rPr>
            <w:fldChar w:fldCharType="end"/>
          </w:r>
        </w:p>
        <w:p w14:paraId="62635CFD">
          <w:r>
            <w:rPr>
              <w:b/>
              <w:bCs/>
              <w:lang w:val="zh-CN"/>
            </w:rPr>
            <w:fldChar w:fldCharType="end"/>
          </w:r>
        </w:p>
      </w:sdtContent>
    </w:sdt>
    <w:p w14:paraId="18F3536B">
      <w:pPr>
        <w:pStyle w:val="20"/>
        <w:jc w:val="center"/>
        <w:rPr>
          <w:sz w:val="30"/>
          <w:szCs w:val="30"/>
        </w:rPr>
      </w:pPr>
    </w:p>
    <w:p w14:paraId="49D3ECDD">
      <w:pPr>
        <w:pStyle w:val="2"/>
        <w:rPr>
          <w:rFonts w:hint="eastAsia" w:ascii="华文中宋" w:hAnsi="华文中宋" w:eastAsia="华文中宋"/>
          <w:sz w:val="32"/>
          <w:szCs w:val="32"/>
        </w:rPr>
      </w:pPr>
      <w:bookmarkStart w:id="2" w:name="_Toc148635485"/>
      <w:r>
        <w:rPr>
          <w:rFonts w:hint="eastAsia" w:ascii="华文中宋" w:hAnsi="华文中宋" w:eastAsia="华文中宋"/>
          <w:sz w:val="32"/>
          <w:szCs w:val="32"/>
        </w:rPr>
        <w:t>一、引言</w:t>
      </w:r>
      <w:bookmarkEnd w:id="2"/>
    </w:p>
    <w:p w14:paraId="6232AE94">
      <w:pPr>
        <w:pStyle w:val="3"/>
      </w:pPr>
      <w:bookmarkStart w:id="3" w:name="_Toc148635486"/>
      <w:r>
        <w:rPr>
          <w:rFonts w:hint="eastAsia"/>
        </w:rPr>
        <w:t>1</w:t>
      </w:r>
      <w:r>
        <w:t>、</w:t>
      </w:r>
      <w:r>
        <w:rPr>
          <w:rFonts w:hint="eastAsia"/>
        </w:rPr>
        <w:t>编写目的</w:t>
      </w:r>
      <w:bookmarkEnd w:id="3"/>
    </w:p>
    <w:p w14:paraId="4D604ADE">
      <w:pPr>
        <w:spacing w:line="360" w:lineRule="auto"/>
        <w:ind w:firstLine="420" w:firstLineChars="200"/>
        <w:rPr>
          <w:rFonts w:hint="eastAsia" w:ascii="宋体" w:hAnsi="宋体" w:eastAsia="宋体"/>
        </w:rPr>
      </w:pPr>
      <w:r>
        <w:rPr>
          <w:rFonts w:hint="eastAsia" w:ascii="宋体" w:hAnsi="宋体" w:eastAsia="宋体"/>
        </w:rPr>
        <w:t>需求说明书目的是使用户和软件开发者双方对该软件有一个共同的理解，使之成为整个开发工作的基础。便于用户、开发人员进行理解和交流，反映出用户问题的结构，可以作为软件开发工作的基础和依据，并作为确认测试和验收的依据。</w:t>
      </w:r>
    </w:p>
    <w:p w14:paraId="0224FE18">
      <w:pPr>
        <w:spacing w:line="360" w:lineRule="auto"/>
        <w:ind w:firstLine="420"/>
        <w:rPr>
          <w:rFonts w:hint="eastAsia" w:ascii="宋体" w:hAnsi="宋体" w:eastAsia="宋体"/>
        </w:rPr>
      </w:pPr>
      <w:r>
        <w:rPr>
          <w:rFonts w:hint="eastAsia" w:ascii="宋体" w:hAnsi="宋体" w:eastAsia="宋体"/>
        </w:rPr>
        <w:t>预期读者：软件设计者和测试者。</w:t>
      </w:r>
    </w:p>
    <w:p w14:paraId="60349138"/>
    <w:p w14:paraId="5BB3FB85">
      <w:pPr>
        <w:pStyle w:val="3"/>
      </w:pPr>
      <w:bookmarkStart w:id="4" w:name="_Toc148635487"/>
      <w:r>
        <w:rPr>
          <w:rFonts w:hint="eastAsia"/>
        </w:rPr>
        <w:t>2</w:t>
      </w:r>
      <w:r>
        <w:t>、</w:t>
      </w:r>
      <w:r>
        <w:rPr>
          <w:rFonts w:hint="eastAsia"/>
        </w:rPr>
        <w:t>背景</w:t>
      </w:r>
      <w:bookmarkEnd w:id="4"/>
    </w:p>
    <w:p w14:paraId="22C4F68F">
      <w:pPr>
        <w:ind w:firstLine="420"/>
        <w:rPr>
          <w:rFonts w:hint="eastAsia" w:ascii="宋体" w:hAnsi="宋体" w:eastAsia="宋体"/>
        </w:rPr>
      </w:pPr>
      <w:r>
        <w:rPr>
          <w:rFonts w:hint="eastAsia" w:ascii="宋体" w:hAnsi="宋体" w:eastAsia="宋体"/>
        </w:rPr>
        <w:t>说明：</w:t>
      </w:r>
    </w:p>
    <w:p w14:paraId="79338C3C">
      <w:pPr>
        <w:numPr>
          <w:ilvl w:val="0"/>
          <w:numId w:val="1"/>
        </w:numPr>
        <w:spacing w:line="360" w:lineRule="auto"/>
        <w:rPr>
          <w:rFonts w:hint="eastAsia" w:ascii="宋体" w:hAnsi="宋体" w:eastAsia="宋体"/>
        </w:rPr>
      </w:pPr>
      <w:r>
        <w:rPr>
          <w:rFonts w:hint="eastAsia" w:ascii="宋体" w:hAnsi="宋体" w:eastAsia="宋体"/>
        </w:rPr>
        <w:t>待开发的软件系统的名称：电脑硬件分析推荐系统</w:t>
      </w:r>
      <w:r>
        <w:rPr>
          <w:rFonts w:ascii="宋体" w:hAnsi="宋体" w:eastAsia="宋体"/>
        </w:rPr>
        <w:t xml:space="preserve"> </w:t>
      </w:r>
    </w:p>
    <w:p w14:paraId="4997D428">
      <w:pPr>
        <w:numPr>
          <w:ilvl w:val="0"/>
          <w:numId w:val="1"/>
        </w:numPr>
        <w:spacing w:line="360" w:lineRule="auto"/>
        <w:rPr>
          <w:rFonts w:hint="eastAsia" w:ascii="宋体" w:hAnsi="宋体" w:eastAsia="宋体"/>
        </w:rPr>
      </w:pPr>
      <w:r>
        <w:rPr>
          <w:rFonts w:hint="eastAsia" w:ascii="宋体" w:hAnsi="宋体" w:eastAsia="宋体"/>
        </w:rPr>
        <w:t>本项目的任务提出者：胡天齐 吴奕衡 谷陶陶；</w:t>
      </w:r>
    </w:p>
    <w:p w14:paraId="60B2CDD5">
      <w:pPr>
        <w:numPr>
          <w:ilvl w:val="0"/>
          <w:numId w:val="1"/>
        </w:numPr>
        <w:spacing w:line="360" w:lineRule="auto"/>
        <w:rPr>
          <w:rFonts w:hint="eastAsia" w:ascii="宋体" w:hAnsi="宋体" w:eastAsia="宋体"/>
        </w:rPr>
      </w:pPr>
      <w:r>
        <w:rPr>
          <w:rFonts w:hint="eastAsia" w:ascii="宋体" w:hAnsi="宋体" w:eastAsia="宋体"/>
        </w:rPr>
        <w:t>本项目的任务开发者：胡天齐 吴奕衡 谷陶陶；</w:t>
      </w:r>
    </w:p>
    <w:p w14:paraId="468F5346">
      <w:pPr>
        <w:numPr>
          <w:ilvl w:val="0"/>
          <w:numId w:val="1"/>
        </w:numPr>
        <w:spacing w:line="360" w:lineRule="auto"/>
        <w:rPr>
          <w:rFonts w:hint="eastAsia" w:ascii="宋体" w:hAnsi="宋体" w:eastAsia="宋体" w:cs="宋体"/>
          <w:szCs w:val="21"/>
        </w:rPr>
      </w:pPr>
      <w:r>
        <w:rPr>
          <w:rFonts w:hint="eastAsia" w:ascii="宋体" w:hAnsi="宋体" w:eastAsia="宋体"/>
        </w:rPr>
        <w:t>用户：</w:t>
      </w:r>
      <w:r>
        <w:rPr>
          <w:rFonts w:hint="eastAsia" w:ascii="宋体" w:hAnsi="宋体" w:eastAsia="宋体" w:cs="宋体"/>
          <w:szCs w:val="21"/>
          <w:shd w:val="clear" w:color="auto" w:fill="FFFFFF"/>
        </w:rPr>
        <w:t>有电脑硬件选购需求的个人用户（如游戏玩家、内容创作者、办公用户等）、电脑组装门店及相关硬件销售商家；</w:t>
      </w:r>
    </w:p>
    <w:p w14:paraId="037A77AE">
      <w:pPr>
        <w:numPr>
          <w:ilvl w:val="0"/>
          <w:numId w:val="1"/>
        </w:numPr>
        <w:spacing w:line="360" w:lineRule="auto"/>
        <w:rPr>
          <w:rFonts w:hint="eastAsia" w:ascii="宋体" w:hAnsi="宋体" w:eastAsia="宋体"/>
        </w:rPr>
      </w:pPr>
      <w:r>
        <w:rPr>
          <w:rFonts w:hint="eastAsia" w:ascii="宋体" w:hAnsi="宋体" w:eastAsia="宋体"/>
        </w:rPr>
        <w:t>实现该软件的计算中心或计算机网络：南京航空航天大学计算中心。</w:t>
      </w:r>
    </w:p>
    <w:p w14:paraId="0C4DFA1F"/>
    <w:p w14:paraId="26813BAC">
      <w:pPr>
        <w:pStyle w:val="3"/>
      </w:pPr>
      <w:bookmarkStart w:id="5" w:name="_Toc148635488"/>
      <w:r>
        <w:rPr>
          <w:rFonts w:hint="eastAsia"/>
        </w:rPr>
        <w:t>3、定义</w:t>
      </w:r>
      <w:bookmarkEnd w:id="5"/>
    </w:p>
    <w:tbl>
      <w:tblPr>
        <w:tblStyle w:val="15"/>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7F3C8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46DB091B">
            <w:pPr>
              <w:spacing w:line="360" w:lineRule="auto"/>
              <w:jc w:val="center"/>
              <w:rPr>
                <w:rFonts w:hint="eastAsia" w:ascii="宋体" w:hAnsi="宋体" w:eastAsia="宋体"/>
              </w:rPr>
            </w:pPr>
            <w:r>
              <w:rPr>
                <w:rFonts w:hint="eastAsia" w:ascii="宋体" w:hAnsi="宋体" w:eastAsia="宋体"/>
              </w:rPr>
              <w:t>名称</w:t>
            </w:r>
          </w:p>
        </w:tc>
        <w:tc>
          <w:tcPr>
            <w:tcW w:w="6287" w:type="dxa"/>
          </w:tcPr>
          <w:p w14:paraId="5BF91F8F">
            <w:pPr>
              <w:spacing w:line="360" w:lineRule="auto"/>
              <w:jc w:val="center"/>
              <w:rPr>
                <w:rFonts w:hint="eastAsia" w:ascii="宋体" w:hAnsi="宋体" w:eastAsia="宋体"/>
              </w:rPr>
            </w:pPr>
            <w:r>
              <w:rPr>
                <w:rFonts w:hint="eastAsia" w:ascii="宋体" w:hAnsi="宋体" w:eastAsia="宋体"/>
              </w:rPr>
              <w:t>说明</w:t>
            </w:r>
          </w:p>
        </w:tc>
      </w:tr>
      <w:tr w14:paraId="59AF4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0185F64">
            <w:pPr>
              <w:spacing w:line="360" w:lineRule="auto"/>
              <w:jc w:val="center"/>
              <w:rPr>
                <w:rFonts w:hint="eastAsia" w:ascii="宋体" w:hAnsi="宋体" w:eastAsia="宋体"/>
              </w:rPr>
            </w:pPr>
            <w:r>
              <w:rPr>
                <w:rFonts w:hint="eastAsia" w:ascii="宋体" w:hAnsi="宋体" w:eastAsia="宋体"/>
              </w:rPr>
              <w:t>账号</w:t>
            </w:r>
          </w:p>
        </w:tc>
        <w:tc>
          <w:tcPr>
            <w:tcW w:w="6287" w:type="dxa"/>
          </w:tcPr>
          <w:p w14:paraId="521062E8">
            <w:pPr>
              <w:spacing w:line="360" w:lineRule="auto"/>
              <w:jc w:val="left"/>
              <w:rPr>
                <w:rFonts w:hint="eastAsia" w:ascii="宋体" w:hAnsi="宋体" w:eastAsia="宋体"/>
              </w:rPr>
            </w:pPr>
            <w:r>
              <w:rPr>
                <w:rFonts w:hint="eastAsia" w:ascii="宋体" w:hAnsi="宋体" w:eastAsia="宋体"/>
              </w:rPr>
              <w:t>用户注册时登记的用户名（手机或邮箱）及密码</w:t>
            </w:r>
          </w:p>
        </w:tc>
      </w:tr>
      <w:tr w14:paraId="541AC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456146C">
            <w:pPr>
              <w:spacing w:line="360" w:lineRule="auto"/>
              <w:jc w:val="center"/>
              <w:rPr>
                <w:rFonts w:hint="eastAsia" w:ascii="宋体" w:hAnsi="宋体" w:eastAsia="宋体"/>
              </w:rPr>
            </w:pPr>
            <w:r>
              <w:rPr>
                <w:rFonts w:hint="eastAsia" w:ascii="宋体" w:hAnsi="宋体" w:eastAsia="宋体"/>
              </w:rPr>
              <w:t>用户分类</w:t>
            </w:r>
          </w:p>
        </w:tc>
        <w:tc>
          <w:tcPr>
            <w:tcW w:w="6287" w:type="dxa"/>
          </w:tcPr>
          <w:p w14:paraId="655A4BCC">
            <w:pPr>
              <w:spacing w:line="360" w:lineRule="auto"/>
              <w:jc w:val="left"/>
              <w:rPr>
                <w:rFonts w:hint="eastAsia" w:ascii="宋体" w:hAnsi="宋体" w:eastAsia="宋体"/>
              </w:rPr>
            </w:pPr>
            <w:r>
              <w:rPr>
                <w:rFonts w:hint="eastAsia" w:ascii="宋体" w:hAnsi="宋体" w:eastAsia="宋体"/>
              </w:rPr>
              <w:t>用户、管理员</w:t>
            </w:r>
          </w:p>
        </w:tc>
      </w:tr>
      <w:tr w14:paraId="37419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2220FA7">
            <w:pPr>
              <w:spacing w:line="360" w:lineRule="auto"/>
              <w:jc w:val="center"/>
              <w:rPr>
                <w:rFonts w:hint="eastAsia" w:ascii="宋体" w:hAnsi="宋体" w:eastAsia="宋体"/>
              </w:rPr>
            </w:pPr>
            <w:r>
              <w:rPr>
                <w:rFonts w:hint="eastAsia" w:ascii="宋体" w:hAnsi="宋体" w:eastAsia="宋体"/>
              </w:rPr>
              <w:t>账户信息管理</w:t>
            </w:r>
          </w:p>
        </w:tc>
        <w:tc>
          <w:tcPr>
            <w:tcW w:w="6287" w:type="dxa"/>
          </w:tcPr>
          <w:p w14:paraId="0FBF4187">
            <w:pPr>
              <w:spacing w:line="360" w:lineRule="auto"/>
              <w:jc w:val="left"/>
              <w:rPr>
                <w:rFonts w:hint="eastAsia" w:ascii="宋体" w:hAnsi="宋体" w:eastAsia="宋体"/>
              </w:rPr>
            </w:pPr>
            <w:r>
              <w:rPr>
                <w:rFonts w:hint="eastAsia" w:ascii="宋体" w:hAnsi="宋体" w:eastAsia="宋体" w:cs="宋体"/>
                <w:szCs w:val="21"/>
                <w:shd w:val="clear" w:color="auto" w:fill="FFFFFF"/>
              </w:rPr>
              <w:t>用户与管理员都可通过该模块对自己的信息进行增加、查询、修改、删除操作，分别对应注册、登录、修改用户信息及找回密码、注销，管理员拥有对所有用户的信息进行各项操作的权限</w:t>
            </w:r>
          </w:p>
        </w:tc>
      </w:tr>
      <w:tr w14:paraId="2096E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9AED22F">
            <w:pPr>
              <w:spacing w:line="360" w:lineRule="auto"/>
              <w:jc w:val="center"/>
              <w:rPr>
                <w:rFonts w:hint="eastAsia" w:ascii="宋体" w:hAnsi="宋体" w:eastAsia="宋体"/>
              </w:rPr>
            </w:pPr>
            <w:bookmarkStart w:id="6" w:name="_Hlk148548453"/>
            <w:r>
              <w:rPr>
                <w:rFonts w:hint="eastAsia" w:ascii="宋体" w:hAnsi="宋体" w:eastAsia="宋体"/>
                <w:szCs w:val="21"/>
              </w:rPr>
              <w:t>发布硬件信息</w:t>
            </w:r>
          </w:p>
        </w:tc>
        <w:tc>
          <w:tcPr>
            <w:tcW w:w="6287" w:type="dxa"/>
          </w:tcPr>
          <w:p w14:paraId="72C23C79">
            <w:pPr>
              <w:spacing w:line="360" w:lineRule="auto"/>
              <w:jc w:val="left"/>
              <w:rPr>
                <w:rFonts w:hint="eastAsia" w:ascii="宋体" w:hAnsi="宋体" w:eastAsia="宋体"/>
              </w:rPr>
            </w:pPr>
            <w:r>
              <w:rPr>
                <w:rFonts w:hint="eastAsia" w:ascii="宋体" w:hAnsi="宋体" w:eastAsia="宋体" w:cs="宋体"/>
                <w:szCs w:val="21"/>
                <w:shd w:val="clear" w:color="auto" w:fill="FFFFFF"/>
              </w:rPr>
              <w:t>管理员填写硬件参数、价格、库存等信息表单后送审，审核通过后在系统展示</w:t>
            </w:r>
          </w:p>
        </w:tc>
      </w:tr>
      <w:tr w14:paraId="51FB7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74D02E2">
            <w:pPr>
              <w:spacing w:line="360" w:lineRule="auto"/>
              <w:jc w:val="center"/>
              <w:rPr>
                <w:rFonts w:hint="eastAsia" w:ascii="宋体" w:hAnsi="宋体" w:eastAsia="宋体"/>
                <w:szCs w:val="21"/>
              </w:rPr>
            </w:pPr>
            <w:r>
              <w:rPr>
                <w:rFonts w:hint="eastAsia" w:ascii="宋体" w:hAnsi="宋体" w:eastAsia="宋体"/>
                <w:szCs w:val="21"/>
              </w:rPr>
              <w:t>修改硬件信息</w:t>
            </w:r>
          </w:p>
        </w:tc>
        <w:tc>
          <w:tcPr>
            <w:tcW w:w="6287" w:type="dxa"/>
          </w:tcPr>
          <w:p w14:paraId="40748ABE">
            <w:pPr>
              <w:spacing w:line="360" w:lineRule="auto"/>
              <w:jc w:val="left"/>
              <w:rPr>
                <w:rFonts w:hint="eastAsia" w:ascii="宋体" w:hAnsi="宋体" w:eastAsia="宋体"/>
              </w:rPr>
            </w:pPr>
            <w:r>
              <w:rPr>
                <w:rFonts w:hint="eastAsia" w:ascii="宋体" w:hAnsi="宋体" w:eastAsia="宋体" w:cs="宋体"/>
                <w:szCs w:val="21"/>
                <w:shd w:val="clear" w:color="auto" w:fill="FFFFFF"/>
              </w:rPr>
              <w:t>发布硬件信息的管理员修改硬件参数、价格、库存等信息后送审，审核通过后更新系统展示内容</w:t>
            </w:r>
          </w:p>
        </w:tc>
      </w:tr>
      <w:tr w14:paraId="79D3C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63AD9E8">
            <w:pPr>
              <w:spacing w:line="360" w:lineRule="auto"/>
              <w:jc w:val="center"/>
              <w:rPr>
                <w:rFonts w:hint="eastAsia" w:ascii="宋体" w:hAnsi="宋体" w:eastAsia="宋体"/>
                <w:szCs w:val="21"/>
              </w:rPr>
            </w:pPr>
            <w:r>
              <w:rPr>
                <w:rFonts w:hint="eastAsia" w:ascii="宋体" w:hAnsi="宋体" w:eastAsia="宋体"/>
                <w:szCs w:val="21"/>
              </w:rPr>
              <w:t>查看硬件信息</w:t>
            </w:r>
          </w:p>
        </w:tc>
        <w:tc>
          <w:tcPr>
            <w:tcW w:w="6287" w:type="dxa"/>
          </w:tcPr>
          <w:p w14:paraId="0AC6706D">
            <w:pPr>
              <w:spacing w:line="360" w:lineRule="auto"/>
              <w:jc w:val="left"/>
              <w:rPr>
                <w:rFonts w:hint="default" w:ascii="宋体" w:hAnsi="宋体" w:eastAsia="宋体"/>
                <w:lang w:val="en-US" w:eastAsia="zh-CN"/>
              </w:rPr>
            </w:pPr>
            <w:r>
              <w:rPr>
                <w:rFonts w:hint="eastAsia" w:ascii="宋体" w:hAnsi="宋体" w:eastAsia="宋体" w:cs="宋体"/>
                <w:szCs w:val="21"/>
                <w:shd w:val="clear" w:color="auto" w:fill="FFFFFF"/>
              </w:rPr>
              <w:t>所有用户均可查看已发布的硬件信息，并通过硬件型号、类别、品牌等关键词查询特定硬件信息</w:t>
            </w:r>
            <w:r>
              <w:rPr>
                <w:rFonts w:hint="eastAsia" w:ascii="宋体" w:hAnsi="宋体" w:eastAsia="宋体" w:cs="宋体"/>
                <w:szCs w:val="21"/>
                <w:shd w:val="clear" w:color="auto" w:fill="FFFFFF"/>
                <w:lang w:eastAsia="zh-CN"/>
              </w:rPr>
              <w:t>，</w:t>
            </w:r>
            <w:r>
              <w:rPr>
                <w:rFonts w:hint="eastAsia" w:ascii="宋体" w:hAnsi="宋体" w:eastAsia="宋体" w:cs="宋体"/>
                <w:szCs w:val="21"/>
                <w:shd w:val="clear" w:color="auto" w:fill="FFFFFF"/>
                <w:lang w:val="en-US" w:eastAsia="zh-CN"/>
              </w:rPr>
              <w:t>且支持多条件检索和获取推荐列表</w:t>
            </w:r>
          </w:p>
        </w:tc>
      </w:tr>
      <w:tr w14:paraId="316E5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BDCEF26">
            <w:pPr>
              <w:spacing w:line="360" w:lineRule="auto"/>
              <w:jc w:val="center"/>
              <w:rPr>
                <w:rFonts w:hint="eastAsia" w:ascii="宋体" w:hAnsi="宋体" w:eastAsia="宋体"/>
                <w:szCs w:val="21"/>
              </w:rPr>
            </w:pPr>
            <w:r>
              <w:rPr>
                <w:rFonts w:hint="eastAsia" w:ascii="宋体" w:hAnsi="宋体" w:eastAsia="宋体"/>
                <w:szCs w:val="21"/>
              </w:rPr>
              <w:t>审核硬件信息</w:t>
            </w:r>
          </w:p>
        </w:tc>
        <w:tc>
          <w:tcPr>
            <w:tcW w:w="6287" w:type="dxa"/>
          </w:tcPr>
          <w:p w14:paraId="75CF6BFA">
            <w:pPr>
              <w:spacing w:line="360" w:lineRule="auto"/>
              <w:jc w:val="left"/>
              <w:rPr>
                <w:rFonts w:hint="eastAsia" w:ascii="宋体" w:hAnsi="宋体" w:eastAsia="宋体"/>
              </w:rPr>
            </w:pPr>
            <w:r>
              <w:rPr>
                <w:rFonts w:hint="eastAsia" w:ascii="宋体" w:hAnsi="宋体" w:eastAsia="宋体" w:cs="宋体"/>
                <w:szCs w:val="21"/>
                <w:shd w:val="clear" w:color="auto" w:fill="FFFFFF"/>
              </w:rPr>
              <w:t>管理员审核发布或修改的硬件信息，可以选择通过或退回</w:t>
            </w:r>
          </w:p>
        </w:tc>
      </w:tr>
      <w:tr w14:paraId="78AAB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1964DF6">
            <w:pPr>
              <w:spacing w:line="360" w:lineRule="auto"/>
              <w:jc w:val="center"/>
              <w:rPr>
                <w:rFonts w:hint="eastAsia" w:ascii="宋体" w:hAnsi="宋体" w:eastAsia="宋体"/>
                <w:szCs w:val="21"/>
              </w:rPr>
            </w:pPr>
            <w:r>
              <w:rPr>
                <w:rFonts w:hint="eastAsia" w:ascii="宋体" w:hAnsi="宋体" w:eastAsia="宋体"/>
                <w:szCs w:val="21"/>
              </w:rPr>
              <w:t>下架硬件信息</w:t>
            </w:r>
          </w:p>
        </w:tc>
        <w:tc>
          <w:tcPr>
            <w:tcW w:w="6287" w:type="dxa"/>
          </w:tcPr>
          <w:p w14:paraId="2E39C0EB">
            <w:pPr>
              <w:spacing w:line="360" w:lineRule="auto"/>
              <w:jc w:val="left"/>
              <w:rPr>
                <w:rFonts w:hint="eastAsia" w:ascii="宋体" w:hAnsi="宋体" w:eastAsia="宋体"/>
              </w:rPr>
            </w:pPr>
            <w:r>
              <w:rPr>
                <w:rFonts w:hint="eastAsia" w:ascii="宋体" w:hAnsi="宋体" w:eastAsia="宋体" w:cs="宋体"/>
                <w:szCs w:val="21"/>
                <w:shd w:val="clear" w:color="auto" w:fill="FFFFFF"/>
              </w:rPr>
              <w:t>管理员可下架过时、缺货或停售的硬件信息，审核通过后该硬件信息不再在系统展示</w:t>
            </w:r>
          </w:p>
        </w:tc>
      </w:tr>
      <w:bookmarkEnd w:id="6"/>
      <w:tr w14:paraId="792C7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81E04D9">
            <w:pPr>
              <w:spacing w:line="360" w:lineRule="auto"/>
              <w:jc w:val="center"/>
              <w:rPr>
                <w:rFonts w:hint="eastAsia" w:ascii="宋体" w:hAnsi="宋体" w:eastAsia="宋体"/>
                <w:szCs w:val="21"/>
              </w:rPr>
            </w:pPr>
            <w:r>
              <w:rPr>
                <w:rFonts w:hint="eastAsia" w:ascii="宋体" w:hAnsi="宋体" w:eastAsia="宋体"/>
                <w:szCs w:val="21"/>
              </w:rPr>
              <w:t>收藏硬件信息</w:t>
            </w:r>
          </w:p>
        </w:tc>
        <w:tc>
          <w:tcPr>
            <w:tcW w:w="6287" w:type="dxa"/>
          </w:tcPr>
          <w:p w14:paraId="42ACC5C9">
            <w:pPr>
              <w:spacing w:line="360" w:lineRule="auto"/>
              <w:jc w:val="left"/>
              <w:rPr>
                <w:rFonts w:hint="eastAsia" w:ascii="宋体" w:hAnsi="宋体" w:eastAsia="宋体"/>
              </w:rPr>
            </w:pPr>
            <w:r>
              <w:rPr>
                <w:rFonts w:hint="eastAsia" w:ascii="宋体" w:hAnsi="宋体" w:eastAsia="宋体" w:cs="宋体"/>
                <w:szCs w:val="21"/>
                <w:shd w:val="clear" w:color="auto" w:fill="FFFFFF"/>
              </w:rPr>
              <w:t>用户可以收藏感兴趣的硬件产品信息</w:t>
            </w:r>
          </w:p>
        </w:tc>
      </w:tr>
      <w:tr w14:paraId="6FA1A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A13CCBA">
            <w:pPr>
              <w:spacing w:line="360" w:lineRule="auto"/>
              <w:jc w:val="center"/>
              <w:rPr>
                <w:rFonts w:hint="eastAsia" w:ascii="宋体" w:hAnsi="宋体" w:eastAsia="宋体"/>
                <w:szCs w:val="21"/>
              </w:rPr>
            </w:pPr>
            <w:r>
              <w:rPr>
                <w:rFonts w:hint="eastAsia" w:ascii="宋体" w:hAnsi="宋体" w:eastAsia="宋体"/>
                <w:szCs w:val="21"/>
              </w:rPr>
              <w:t>取消收藏硬件信息</w:t>
            </w:r>
          </w:p>
        </w:tc>
        <w:tc>
          <w:tcPr>
            <w:tcW w:w="6287" w:type="dxa"/>
          </w:tcPr>
          <w:p w14:paraId="24A1D629">
            <w:pPr>
              <w:spacing w:line="360" w:lineRule="auto"/>
              <w:jc w:val="left"/>
              <w:rPr>
                <w:rFonts w:hint="eastAsia" w:ascii="宋体" w:hAnsi="宋体" w:eastAsia="宋体"/>
              </w:rPr>
            </w:pPr>
            <w:r>
              <w:rPr>
                <w:rFonts w:hint="eastAsia" w:ascii="宋体" w:hAnsi="宋体" w:eastAsia="宋体"/>
              </w:rPr>
              <w:t>用户可以取消已收藏的</w:t>
            </w:r>
            <w:r>
              <w:rPr>
                <w:rFonts w:hint="eastAsia" w:ascii="宋体" w:hAnsi="宋体" w:eastAsia="宋体" w:cs="宋体"/>
                <w:szCs w:val="21"/>
                <w:shd w:val="clear" w:color="auto" w:fill="FFFFFF"/>
              </w:rPr>
              <w:t>硬件产品信息</w:t>
            </w:r>
          </w:p>
        </w:tc>
      </w:tr>
      <w:tr w14:paraId="213C1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88AC439">
            <w:pPr>
              <w:spacing w:line="360" w:lineRule="auto"/>
              <w:jc w:val="center"/>
              <w:rPr>
                <w:rFonts w:hint="eastAsia" w:ascii="宋体" w:hAnsi="宋体" w:eastAsia="宋体"/>
                <w:szCs w:val="21"/>
              </w:rPr>
            </w:pPr>
            <w:r>
              <w:rPr>
                <w:rFonts w:hint="eastAsia" w:ascii="宋体" w:hAnsi="宋体" w:eastAsia="宋体"/>
                <w:szCs w:val="21"/>
              </w:rPr>
              <w:t>查看收藏硬件信息</w:t>
            </w:r>
          </w:p>
        </w:tc>
        <w:tc>
          <w:tcPr>
            <w:tcW w:w="6287" w:type="dxa"/>
          </w:tcPr>
          <w:p w14:paraId="6E9690C0">
            <w:pPr>
              <w:spacing w:line="360" w:lineRule="auto"/>
              <w:jc w:val="left"/>
              <w:rPr>
                <w:rFonts w:hint="eastAsia" w:ascii="宋体" w:hAnsi="宋体" w:eastAsia="宋体" w:cs="宋体"/>
                <w:szCs w:val="21"/>
                <w:shd w:val="clear" w:color="auto" w:fill="FFFFFF"/>
              </w:rPr>
            </w:pPr>
            <w:r>
              <w:rPr>
                <w:rFonts w:hint="eastAsia" w:ascii="宋体" w:hAnsi="宋体" w:eastAsia="宋体" w:cs="宋体"/>
                <w:szCs w:val="21"/>
                <w:shd w:val="clear" w:color="auto" w:fill="FFFFFF"/>
              </w:rPr>
              <w:t>用户可以查看收藏的硬件信息</w:t>
            </w:r>
          </w:p>
        </w:tc>
      </w:tr>
      <w:tr w14:paraId="235C8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88AAA52">
            <w:pPr>
              <w:spacing w:line="360" w:lineRule="auto"/>
              <w:jc w:val="center"/>
              <w:rPr>
                <w:rFonts w:hint="eastAsia" w:ascii="宋体" w:hAnsi="宋体" w:eastAsia="宋体"/>
                <w:szCs w:val="21"/>
              </w:rPr>
            </w:pPr>
            <w:commentRangeStart w:id="0"/>
            <w:r>
              <w:rPr>
                <w:rFonts w:hint="eastAsia" w:ascii="宋体" w:hAnsi="宋体" w:eastAsia="宋体"/>
                <w:szCs w:val="21"/>
              </w:rPr>
              <w:t>提交需求并跳转预设方案</w:t>
            </w:r>
            <w:commentRangeEnd w:id="0"/>
            <w:r>
              <w:commentReference w:id="0"/>
            </w:r>
          </w:p>
        </w:tc>
        <w:tc>
          <w:tcPr>
            <w:tcW w:w="6287" w:type="dxa"/>
          </w:tcPr>
          <w:p w14:paraId="1AB4C0FE">
            <w:pPr>
              <w:spacing w:line="360" w:lineRule="auto"/>
              <w:jc w:val="left"/>
              <w:rPr>
                <w:rFonts w:hint="eastAsia" w:ascii="宋体" w:hAnsi="宋体" w:eastAsia="宋体"/>
              </w:rPr>
            </w:pPr>
            <w:r>
              <w:rPr>
                <w:rFonts w:hint="eastAsia" w:ascii="宋体" w:hAnsi="宋体" w:eastAsia="宋体" w:cs="宋体"/>
                <w:szCs w:val="21"/>
                <w:shd w:val="clear" w:color="auto" w:fill="FFFFFF"/>
              </w:rPr>
              <w:t>用户填写使用场景（如游戏、设计、办公）、预算、性能偏好等需求表单，提交后系统</w:t>
            </w:r>
            <w:commentRangeStart w:id="1"/>
            <w:r>
              <w:rPr>
                <w:rFonts w:hint="eastAsia" w:ascii="宋体" w:hAnsi="宋体" w:eastAsia="宋体" w:cs="宋体"/>
                <w:szCs w:val="21"/>
                <w:shd w:val="clear" w:color="auto" w:fill="FFFFFF"/>
              </w:rPr>
              <w:t>跳转至预设推荐方案</w:t>
            </w:r>
            <w:commentRangeEnd w:id="1"/>
            <w:r>
              <w:commentReference w:id="1"/>
            </w:r>
          </w:p>
        </w:tc>
      </w:tr>
      <w:tr w14:paraId="29CC2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F0370C0">
            <w:pPr>
              <w:spacing w:line="360" w:lineRule="auto"/>
              <w:jc w:val="center"/>
              <w:rPr>
                <w:rFonts w:hint="eastAsia" w:ascii="宋体" w:hAnsi="宋体" w:eastAsia="宋体"/>
                <w:szCs w:val="21"/>
              </w:rPr>
            </w:pPr>
            <w:commentRangeStart w:id="2"/>
            <w:r>
              <w:rPr>
                <w:rFonts w:hint="eastAsia" w:ascii="宋体" w:hAnsi="宋体" w:eastAsia="宋体"/>
                <w:szCs w:val="21"/>
              </w:rPr>
              <w:t>查看推荐方案</w:t>
            </w:r>
            <w:commentRangeEnd w:id="2"/>
            <w:r>
              <w:commentReference w:id="2"/>
            </w:r>
          </w:p>
        </w:tc>
        <w:tc>
          <w:tcPr>
            <w:tcW w:w="6287" w:type="dxa"/>
          </w:tcPr>
          <w:p w14:paraId="32094C98">
            <w:pPr>
              <w:spacing w:line="360" w:lineRule="auto"/>
              <w:jc w:val="left"/>
              <w:rPr>
                <w:rFonts w:hint="eastAsia" w:ascii="宋体" w:hAnsi="宋体" w:eastAsia="宋体" w:cs="宋体"/>
                <w:szCs w:val="21"/>
              </w:rPr>
            </w:pPr>
            <w:r>
              <w:rPr>
                <w:rFonts w:hint="eastAsia" w:ascii="宋体" w:hAnsi="宋体" w:eastAsia="宋体" w:cs="宋体"/>
                <w:szCs w:val="21"/>
                <w:shd w:val="clear" w:color="auto" w:fill="FFFFFF"/>
              </w:rPr>
              <w:t>用户可查看系统根据其提交的需求</w:t>
            </w:r>
            <w:commentRangeStart w:id="3"/>
            <w:r>
              <w:rPr>
                <w:rFonts w:hint="eastAsia" w:ascii="宋体" w:hAnsi="宋体" w:eastAsia="宋体" w:cs="宋体"/>
                <w:szCs w:val="21"/>
                <w:shd w:val="clear" w:color="auto" w:fill="FFFFFF"/>
              </w:rPr>
              <w:t>显示预设</w:t>
            </w:r>
            <w:commentRangeEnd w:id="3"/>
            <w:r>
              <w:commentReference w:id="3"/>
            </w:r>
            <w:r>
              <w:rPr>
                <w:rFonts w:hint="eastAsia" w:ascii="宋体" w:hAnsi="宋体" w:eastAsia="宋体" w:cs="宋体"/>
                <w:szCs w:val="21"/>
                <w:shd w:val="clear" w:color="auto" w:fill="FFFFFF"/>
              </w:rPr>
              <w:t>的硬件推荐方案</w:t>
            </w:r>
          </w:p>
        </w:tc>
      </w:tr>
      <w:tr w14:paraId="16326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88EF9CF">
            <w:pPr>
              <w:spacing w:line="360" w:lineRule="auto"/>
              <w:jc w:val="center"/>
              <w:rPr>
                <w:rFonts w:hint="eastAsia" w:ascii="宋体" w:hAnsi="宋体" w:eastAsia="宋体"/>
                <w:szCs w:val="21"/>
              </w:rPr>
            </w:pPr>
            <w:r>
              <w:rPr>
                <w:rFonts w:hint="eastAsia" w:ascii="宋体" w:hAnsi="宋体" w:eastAsia="宋体"/>
                <w:szCs w:val="21"/>
              </w:rPr>
              <w:t>发布硬件测评</w:t>
            </w:r>
          </w:p>
        </w:tc>
        <w:tc>
          <w:tcPr>
            <w:tcW w:w="6287" w:type="dxa"/>
          </w:tcPr>
          <w:p w14:paraId="40123970">
            <w:pPr>
              <w:spacing w:line="360" w:lineRule="auto"/>
              <w:jc w:val="left"/>
              <w:rPr>
                <w:rFonts w:hint="eastAsia" w:ascii="宋体" w:hAnsi="宋体" w:eastAsia="宋体"/>
              </w:rPr>
            </w:pPr>
            <w:r>
              <w:rPr>
                <w:rFonts w:hint="eastAsia" w:ascii="宋体" w:hAnsi="宋体" w:eastAsia="宋体" w:cs="宋体"/>
                <w:szCs w:val="21"/>
                <w:shd w:val="clear" w:color="auto" w:fill="FFFFFF"/>
              </w:rPr>
              <w:t>用户或管理员可发布硬件使用测评，包含性能测试数据、使用体验、优缺点分析等内容</w:t>
            </w:r>
          </w:p>
        </w:tc>
      </w:tr>
      <w:tr w14:paraId="14504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2235" w:type="dxa"/>
            <w:vAlign w:val="center"/>
          </w:tcPr>
          <w:p w14:paraId="2615138B">
            <w:pPr>
              <w:spacing w:line="360" w:lineRule="auto"/>
              <w:jc w:val="center"/>
              <w:rPr>
                <w:rFonts w:hint="eastAsia" w:ascii="宋体" w:hAnsi="宋体" w:eastAsia="宋体"/>
                <w:szCs w:val="21"/>
              </w:rPr>
            </w:pPr>
            <w:r>
              <w:rPr>
                <w:rFonts w:hint="eastAsia" w:ascii="宋体" w:hAnsi="宋体" w:eastAsia="宋体"/>
                <w:szCs w:val="21"/>
              </w:rPr>
              <w:t>查看硬件测评</w:t>
            </w:r>
          </w:p>
        </w:tc>
        <w:tc>
          <w:tcPr>
            <w:tcW w:w="6287" w:type="dxa"/>
          </w:tcPr>
          <w:p w14:paraId="119B77D1">
            <w:pPr>
              <w:pStyle w:val="23"/>
              <w:ind w:firstLine="0" w:firstLineChars="0"/>
              <w:rPr>
                <w:rFonts w:hint="eastAsia" w:ascii="宋体" w:hAnsi="宋体" w:eastAsia="宋体" w:cs="宋体"/>
                <w:szCs w:val="21"/>
                <w:shd w:val="clear" w:color="auto" w:fill="FFFFFF"/>
              </w:rPr>
            </w:pPr>
            <w:r>
              <w:rPr>
                <w:rFonts w:hint="eastAsia"/>
              </w:rPr>
              <w:t>用户和管理员可以查看已通过审核的硬件测评</w:t>
            </w:r>
          </w:p>
        </w:tc>
      </w:tr>
      <w:tr w14:paraId="4BA35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7085279">
            <w:pPr>
              <w:spacing w:line="360" w:lineRule="auto"/>
              <w:jc w:val="center"/>
              <w:rPr>
                <w:rFonts w:hint="eastAsia" w:ascii="宋体" w:hAnsi="宋体" w:eastAsia="宋体"/>
                <w:szCs w:val="21"/>
              </w:rPr>
            </w:pPr>
            <w:r>
              <w:rPr>
                <w:rFonts w:hint="eastAsia" w:ascii="宋体" w:hAnsi="宋体" w:eastAsia="宋体"/>
                <w:szCs w:val="21"/>
              </w:rPr>
              <w:t>审核硬件测评</w:t>
            </w:r>
          </w:p>
        </w:tc>
        <w:tc>
          <w:tcPr>
            <w:tcW w:w="6287" w:type="dxa"/>
          </w:tcPr>
          <w:p w14:paraId="4550E664">
            <w:pPr>
              <w:spacing w:line="360" w:lineRule="auto"/>
              <w:jc w:val="left"/>
              <w:rPr>
                <w:rFonts w:hint="eastAsia" w:ascii="宋体" w:hAnsi="宋体" w:eastAsia="宋体"/>
              </w:rPr>
            </w:pPr>
            <w:r>
              <w:rPr>
                <w:rFonts w:hint="eastAsia" w:ascii="宋体" w:hAnsi="宋体" w:eastAsia="宋体" w:cs="宋体"/>
                <w:szCs w:val="21"/>
                <w:shd w:val="clear" w:color="auto" w:fill="FFFFFF"/>
              </w:rPr>
              <w:t>管理员审核用户发布的硬件测评，可以选择通过或退回</w:t>
            </w:r>
          </w:p>
        </w:tc>
      </w:tr>
      <w:tr w14:paraId="39A8D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521647C">
            <w:pPr>
              <w:spacing w:line="360" w:lineRule="auto"/>
              <w:jc w:val="center"/>
              <w:rPr>
                <w:rFonts w:hint="eastAsia" w:ascii="宋体" w:hAnsi="宋体" w:eastAsia="宋体"/>
                <w:szCs w:val="21"/>
              </w:rPr>
            </w:pPr>
            <w:r>
              <w:rPr>
                <w:rFonts w:hint="eastAsia" w:ascii="宋体" w:hAnsi="宋体" w:eastAsia="宋体"/>
                <w:szCs w:val="21"/>
              </w:rPr>
              <w:t>删除硬件测评</w:t>
            </w:r>
          </w:p>
        </w:tc>
        <w:tc>
          <w:tcPr>
            <w:tcW w:w="6287" w:type="dxa"/>
          </w:tcPr>
          <w:p w14:paraId="7D18C0C9">
            <w:pPr>
              <w:spacing w:line="360" w:lineRule="auto"/>
              <w:jc w:val="left"/>
              <w:rPr>
                <w:rFonts w:hint="eastAsia" w:ascii="宋体" w:hAnsi="宋体" w:eastAsia="宋体"/>
              </w:rPr>
            </w:pPr>
            <w:r>
              <w:rPr>
                <w:rFonts w:hint="eastAsia" w:ascii="宋体" w:hAnsi="宋体" w:eastAsia="宋体" w:cs="宋体"/>
                <w:szCs w:val="21"/>
                <w:shd w:val="clear" w:color="auto" w:fill="FFFFFF"/>
              </w:rPr>
              <w:t>发布该测评的用户或管理员可以删除硬件测评</w:t>
            </w:r>
          </w:p>
        </w:tc>
      </w:tr>
      <w:tr w14:paraId="70CA0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CD09351">
            <w:pPr>
              <w:spacing w:line="360" w:lineRule="auto"/>
              <w:jc w:val="center"/>
              <w:rPr>
                <w:rFonts w:hint="eastAsia" w:ascii="宋体" w:hAnsi="宋体" w:eastAsia="宋体"/>
                <w:szCs w:val="21"/>
              </w:rPr>
            </w:pPr>
            <w:r>
              <w:rPr>
                <w:rFonts w:hint="eastAsia" w:ascii="宋体" w:hAnsi="宋体" w:eastAsia="宋体"/>
                <w:szCs w:val="21"/>
              </w:rPr>
              <w:t>发表测评评论</w:t>
            </w:r>
          </w:p>
        </w:tc>
        <w:tc>
          <w:tcPr>
            <w:tcW w:w="6287" w:type="dxa"/>
          </w:tcPr>
          <w:p w14:paraId="08B05C1A">
            <w:pPr>
              <w:spacing w:line="360" w:lineRule="auto"/>
              <w:jc w:val="left"/>
              <w:rPr>
                <w:rFonts w:hint="eastAsia" w:ascii="宋体" w:hAnsi="宋体" w:eastAsia="宋体"/>
              </w:rPr>
            </w:pPr>
            <w:r>
              <w:rPr>
                <w:rFonts w:hint="eastAsia" w:ascii="宋体" w:hAnsi="宋体" w:eastAsia="宋体" w:cs="宋体"/>
                <w:szCs w:val="21"/>
                <w:shd w:val="clear" w:color="auto" w:fill="FFFFFF"/>
              </w:rPr>
              <w:t>用户可以在硬件测评下发表评论，交流使用心得或提问</w:t>
            </w:r>
          </w:p>
        </w:tc>
      </w:tr>
      <w:tr w14:paraId="68B1D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11A642F">
            <w:pPr>
              <w:spacing w:line="360" w:lineRule="auto"/>
              <w:jc w:val="center"/>
              <w:rPr>
                <w:rFonts w:hint="eastAsia" w:ascii="宋体" w:hAnsi="宋体" w:eastAsia="宋体"/>
                <w:szCs w:val="21"/>
              </w:rPr>
            </w:pPr>
            <w:r>
              <w:rPr>
                <w:rFonts w:hint="eastAsia" w:ascii="宋体" w:hAnsi="宋体" w:eastAsia="宋体"/>
                <w:szCs w:val="21"/>
              </w:rPr>
              <w:t>查看测评评论</w:t>
            </w:r>
          </w:p>
        </w:tc>
        <w:tc>
          <w:tcPr>
            <w:tcW w:w="6287" w:type="dxa"/>
          </w:tcPr>
          <w:p w14:paraId="3C822AD4">
            <w:pPr>
              <w:spacing w:line="360" w:lineRule="auto"/>
              <w:jc w:val="left"/>
              <w:rPr>
                <w:rFonts w:hint="eastAsia" w:ascii="宋体" w:hAnsi="宋体" w:eastAsia="宋体"/>
              </w:rPr>
            </w:pPr>
            <w:r>
              <w:rPr>
                <w:rFonts w:hint="eastAsia" w:ascii="宋体" w:hAnsi="宋体" w:eastAsia="宋体" w:cs="宋体"/>
                <w:szCs w:val="21"/>
                <w:shd w:val="clear" w:color="auto" w:fill="FFFFFF"/>
              </w:rPr>
              <w:t>用户查看其他人或自己发布过的测评评论</w:t>
            </w:r>
          </w:p>
        </w:tc>
      </w:tr>
      <w:tr w14:paraId="0FACC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8F83B29">
            <w:pPr>
              <w:spacing w:line="360" w:lineRule="auto"/>
              <w:jc w:val="center"/>
              <w:rPr>
                <w:rFonts w:hint="eastAsia" w:ascii="宋体" w:hAnsi="宋体" w:eastAsia="宋体"/>
                <w:szCs w:val="21"/>
              </w:rPr>
            </w:pPr>
            <w:r>
              <w:rPr>
                <w:rFonts w:hint="eastAsia" w:ascii="宋体" w:hAnsi="宋体" w:eastAsia="宋体"/>
                <w:szCs w:val="21"/>
              </w:rPr>
              <w:t>审核测评评论</w:t>
            </w:r>
          </w:p>
        </w:tc>
        <w:tc>
          <w:tcPr>
            <w:tcW w:w="6287" w:type="dxa"/>
          </w:tcPr>
          <w:p w14:paraId="3602420D">
            <w:pPr>
              <w:spacing w:line="360" w:lineRule="auto"/>
              <w:jc w:val="left"/>
              <w:rPr>
                <w:rFonts w:hint="eastAsia" w:ascii="宋体" w:hAnsi="宋体" w:eastAsia="宋体"/>
              </w:rPr>
            </w:pPr>
            <w:r>
              <w:rPr>
                <w:rFonts w:hint="eastAsia" w:ascii="宋体" w:hAnsi="宋体" w:eastAsia="宋体" w:cs="宋体"/>
                <w:szCs w:val="21"/>
                <w:shd w:val="clear" w:color="auto" w:fill="FFFFFF"/>
              </w:rPr>
              <w:t>管理员审核用户发表的测评评论，可以选择通过或退回</w:t>
            </w:r>
          </w:p>
        </w:tc>
      </w:tr>
      <w:tr w14:paraId="4FAC1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1A95B39">
            <w:pPr>
              <w:spacing w:line="360" w:lineRule="auto"/>
              <w:jc w:val="center"/>
              <w:rPr>
                <w:rFonts w:hint="eastAsia" w:ascii="宋体" w:hAnsi="宋体" w:eastAsia="宋体"/>
                <w:szCs w:val="21"/>
              </w:rPr>
            </w:pPr>
            <w:r>
              <w:rPr>
                <w:rFonts w:hint="eastAsia" w:ascii="宋体" w:hAnsi="宋体" w:eastAsia="宋体"/>
                <w:szCs w:val="21"/>
              </w:rPr>
              <w:t>删除测评评论</w:t>
            </w:r>
          </w:p>
        </w:tc>
        <w:tc>
          <w:tcPr>
            <w:tcW w:w="6287" w:type="dxa"/>
          </w:tcPr>
          <w:p w14:paraId="091D9A10">
            <w:pPr>
              <w:spacing w:line="360" w:lineRule="auto"/>
              <w:jc w:val="left"/>
              <w:rPr>
                <w:rFonts w:hint="eastAsia" w:ascii="宋体" w:hAnsi="宋体" w:eastAsia="宋体"/>
              </w:rPr>
            </w:pPr>
            <w:r>
              <w:rPr>
                <w:rFonts w:hint="eastAsia" w:ascii="宋体" w:hAnsi="宋体" w:eastAsia="宋体" w:cs="宋体"/>
                <w:szCs w:val="21"/>
                <w:shd w:val="clear" w:color="auto" w:fill="FFFFFF"/>
              </w:rPr>
              <w:t>发布该评论的用户或管理员可以删除测评评论</w:t>
            </w:r>
          </w:p>
        </w:tc>
      </w:tr>
    </w:tbl>
    <w:p w14:paraId="171A1D78"/>
    <w:p w14:paraId="5FE94F72">
      <w:pPr>
        <w:pStyle w:val="3"/>
      </w:pPr>
      <w:bookmarkStart w:id="7" w:name="_Toc148635489"/>
      <w:r>
        <w:rPr>
          <w:rFonts w:hint="eastAsia"/>
        </w:rPr>
        <w:t>4、参考文献</w:t>
      </w:r>
      <w:bookmarkEnd w:id="7"/>
    </w:p>
    <w:p w14:paraId="1499B3DD">
      <w:pPr>
        <w:pStyle w:val="13"/>
        <w:widowControl/>
        <w:numPr>
          <w:ilvl w:val="0"/>
          <w:numId w:val="2"/>
        </w:numPr>
        <w:spacing w:before="160" w:beforeAutospacing="0" w:after="160" w:afterAutospacing="0"/>
        <w:rPr>
          <w:rFonts w:hint="eastAsia" w:ascii="宋体" w:hAnsi="宋体" w:eastAsia="宋体" w:cs="宋体"/>
          <w:sz w:val="21"/>
          <w:szCs w:val="21"/>
          <w:shd w:val="clear" w:color="auto" w:fill="FFFFFF"/>
        </w:rPr>
      </w:pPr>
      <w:r>
        <w:rPr>
          <w:rFonts w:hint="eastAsia" w:ascii="宋体" w:hAnsi="宋体" w:eastAsia="宋体" w:cs="宋体"/>
          <w:sz w:val="21"/>
          <w:szCs w:val="21"/>
          <w:shd w:val="clear" w:color="auto" w:fill="FFFFFF"/>
        </w:rPr>
        <w:t xml:space="preserve">Ricci F, Rokach L, Shapira B. Recommender Systems Handbook[M]. 3rd ed. Springer US, 2022. </w:t>
      </w:r>
    </w:p>
    <w:p w14:paraId="6795EAE4">
      <w:pPr>
        <w:pStyle w:val="13"/>
        <w:widowControl/>
        <w:spacing w:before="160" w:beforeAutospacing="0" w:after="160" w:afterAutospacing="0"/>
        <w:rPr>
          <w:rFonts w:hint="eastAsia" w:ascii="宋体" w:hAnsi="宋体" w:eastAsia="宋体" w:cs="宋体"/>
          <w:sz w:val="21"/>
          <w:szCs w:val="21"/>
        </w:rPr>
      </w:pPr>
      <w:r>
        <w:rPr>
          <w:rFonts w:hint="eastAsia" w:ascii="宋体" w:hAnsi="宋体" w:eastAsia="宋体" w:cs="宋体"/>
          <w:sz w:val="21"/>
          <w:szCs w:val="21"/>
          <w:shd w:val="clear" w:color="auto" w:fill="FFFFFF"/>
        </w:rPr>
        <w:t>[2] PCPartPicker. About PCPartPicker[EB/OL]. </w:t>
      </w:r>
      <w:r>
        <w:fldChar w:fldCharType="begin"/>
      </w:r>
      <w:r>
        <w:instrText xml:space="preserve"> HYPERLINK "https://pcpartpicker.com/about/" \t "https://chat.deepseek.com/a/chat/s/_blank" </w:instrText>
      </w:r>
      <w:r>
        <w:fldChar w:fldCharType="separate"/>
      </w:r>
      <w:r>
        <w:rPr>
          <w:rStyle w:val="18"/>
          <w:rFonts w:hint="eastAsia" w:ascii="宋体" w:hAnsi="宋体" w:eastAsia="宋体" w:cs="宋体"/>
          <w:color w:val="auto"/>
          <w:sz w:val="21"/>
          <w:szCs w:val="21"/>
          <w:u w:val="none"/>
          <w:shd w:val="clear" w:color="auto" w:fill="FFFFFF"/>
        </w:rPr>
        <w:t>https://pcpartpicker.com/about/</w:t>
      </w:r>
      <w:r>
        <w:rPr>
          <w:rStyle w:val="18"/>
          <w:rFonts w:hint="eastAsia" w:ascii="宋体" w:hAnsi="宋体" w:eastAsia="宋体" w:cs="宋体"/>
          <w:color w:val="auto"/>
          <w:sz w:val="21"/>
          <w:szCs w:val="21"/>
          <w:u w:val="none"/>
          <w:shd w:val="clear" w:color="auto" w:fill="FFFFFF"/>
        </w:rPr>
        <w:fldChar w:fldCharType="end"/>
      </w:r>
      <w:r>
        <w:rPr>
          <w:rFonts w:hint="eastAsia" w:ascii="宋体" w:hAnsi="宋体" w:eastAsia="宋体" w:cs="宋体"/>
          <w:sz w:val="21"/>
          <w:szCs w:val="21"/>
          <w:shd w:val="clear" w:color="auto" w:fill="FFFFFF"/>
        </w:rPr>
        <w:t xml:space="preserve">. </w:t>
      </w:r>
    </w:p>
    <w:p w14:paraId="7D612336">
      <w:pPr>
        <w:pStyle w:val="13"/>
        <w:widowControl/>
        <w:spacing w:before="160" w:beforeAutospacing="0" w:after="160" w:afterAutospacing="0"/>
        <w:rPr>
          <w:rFonts w:hint="eastAsia" w:ascii="宋体" w:hAnsi="宋体" w:eastAsia="宋体" w:cs="宋体"/>
          <w:sz w:val="21"/>
          <w:szCs w:val="21"/>
        </w:rPr>
      </w:pPr>
      <w:r>
        <w:rPr>
          <w:rFonts w:hint="eastAsia" w:ascii="宋体" w:hAnsi="宋体" w:eastAsia="宋体" w:cs="宋体"/>
          <w:sz w:val="21"/>
          <w:szCs w:val="21"/>
          <w:shd w:val="clear" w:color="auto" w:fill="FFFFFF"/>
        </w:rPr>
        <w:t xml:space="preserve">[3] 刘建国, 周涛, 汪秉宏. 个性化推荐系统的研究进展[J]. 自然科学进展, 2009, 19(1): 1-15. </w:t>
      </w:r>
    </w:p>
    <w:p w14:paraId="1290CE86">
      <w:pPr>
        <w:pStyle w:val="13"/>
        <w:widowControl/>
        <w:spacing w:before="160" w:beforeAutospacing="0" w:afterAutospacing="0"/>
        <w:rPr>
          <w:rFonts w:hint="eastAsia" w:ascii="宋体" w:hAnsi="宋体" w:eastAsia="宋体" w:cs="宋体"/>
          <w:sz w:val="21"/>
          <w:szCs w:val="21"/>
          <w:shd w:val="clear" w:color="auto" w:fill="FFFFFF"/>
        </w:rPr>
      </w:pPr>
      <w:r>
        <w:rPr>
          <w:rFonts w:hint="eastAsia" w:ascii="宋体" w:hAnsi="宋体" w:eastAsia="宋体" w:cs="宋体"/>
          <w:sz w:val="21"/>
          <w:szCs w:val="21"/>
          <w:shd w:val="clear" w:color="auto" w:fill="FFFFFF"/>
        </w:rPr>
        <w:t xml:space="preserve">[4] Zhang S, Yao L, Sun A, et al. Deep Learning based Recommender System: A Survey and New Perspectives[J]. ACM Computing Surveys (CSUR), 2019, 52(1): 1-38. </w:t>
      </w:r>
    </w:p>
    <w:p w14:paraId="584FA08D">
      <w:pPr>
        <w:pStyle w:val="13"/>
        <w:widowControl/>
        <w:spacing w:before="160" w:beforeAutospacing="0" w:afterAutospacing="0"/>
        <w:rPr>
          <w:rFonts w:hint="eastAsia" w:ascii="宋体" w:hAnsi="宋体" w:eastAsia="宋体" w:cs="宋体"/>
          <w:sz w:val="21"/>
          <w:szCs w:val="21"/>
          <w:shd w:val="clear" w:color="auto" w:fill="FFFFFF"/>
        </w:rPr>
      </w:pPr>
      <w:r>
        <w:rPr>
          <w:rFonts w:hint="eastAsia" w:ascii="宋体" w:hAnsi="宋体" w:eastAsia="宋体" w:cs="宋体"/>
          <w:sz w:val="21"/>
          <w:szCs w:val="21"/>
          <w:shd w:val="clear" w:color="auto" w:fill="FFFFFF"/>
        </w:rPr>
        <w:t>[5]齐治昌，谭庆平，宁洪：《软件工程》（第四版）</w:t>
      </w:r>
    </w:p>
    <w:p w14:paraId="01CF3212">
      <w:pPr>
        <w:pStyle w:val="23"/>
        <w:ind w:left="360" w:firstLine="0" w:firstLineChars="0"/>
      </w:pPr>
    </w:p>
    <w:p w14:paraId="04C07EC9">
      <w:pPr>
        <w:pStyle w:val="2"/>
        <w:rPr>
          <w:rFonts w:hint="eastAsia" w:ascii="华文中宋" w:hAnsi="华文中宋" w:eastAsia="华文中宋"/>
          <w:sz w:val="32"/>
          <w:szCs w:val="32"/>
        </w:rPr>
      </w:pPr>
      <w:bookmarkStart w:id="8" w:name="_Toc148635490"/>
      <w:r>
        <w:rPr>
          <w:rFonts w:hint="eastAsia" w:ascii="华文中宋" w:hAnsi="华文中宋" w:eastAsia="华文中宋"/>
          <w:sz w:val="32"/>
          <w:szCs w:val="32"/>
        </w:rPr>
        <w:t>二、任务概述</w:t>
      </w:r>
      <w:bookmarkEnd w:id="8"/>
    </w:p>
    <w:p w14:paraId="67CC98DF">
      <w:pPr>
        <w:pStyle w:val="3"/>
      </w:pPr>
      <w:bookmarkStart w:id="9" w:name="_Toc148635491"/>
      <w:r>
        <w:rPr>
          <w:rFonts w:hint="eastAsia"/>
        </w:rPr>
        <w:t>1、目标</w:t>
      </w:r>
      <w:bookmarkEnd w:id="9"/>
    </w:p>
    <w:p w14:paraId="2F118828">
      <w:pPr>
        <w:ind w:firstLine="420" w:firstLineChars="200"/>
        <w:rPr>
          <w:rFonts w:hint="eastAsia" w:ascii="宋体" w:hAnsi="宋体" w:eastAsia="宋体"/>
        </w:rPr>
      </w:pPr>
      <w:r>
        <w:rPr>
          <w:rFonts w:hint="eastAsia" w:ascii="宋体" w:hAnsi="宋体" w:eastAsia="宋体"/>
        </w:rPr>
        <w:t>随着电脑硬件技术快速迭代，各类硬件产品型号繁杂，用户在选购时易面临 “参数看不懂、配置不会搭、需求不匹配” 的问题，电脑硬件分析推荐系统应运而生，旨在解决用户硬件选购痛点。</w:t>
      </w:r>
    </w:p>
    <w:p w14:paraId="4EA13954">
      <w:pPr>
        <w:ind w:firstLine="420" w:firstLineChars="200"/>
        <w:rPr>
          <w:rFonts w:hint="eastAsia" w:ascii="宋体" w:hAnsi="宋体" w:eastAsia="宋体"/>
        </w:rPr>
      </w:pPr>
    </w:p>
    <w:p w14:paraId="1A211A58">
      <w:pPr>
        <w:numPr>
          <w:ilvl w:val="0"/>
          <w:numId w:val="3"/>
        </w:numPr>
        <w:rPr>
          <w:rFonts w:hint="eastAsia" w:ascii="宋体" w:hAnsi="宋体" w:eastAsia="宋体"/>
        </w:rPr>
      </w:pPr>
      <w:r>
        <w:rPr>
          <w:rFonts w:hint="eastAsia" w:ascii="宋体" w:hAnsi="宋体" w:eastAsia="宋体"/>
        </w:rPr>
        <w:t>提供精准的硬件分析与推荐系统可整合各类硬件（CPU、显卡、主板、内存、硬盘等）的参数数据，通过算法分析硬件性能适配性。用户输入使用场景（如 3A 游戏、视频剪辑）和预算后，系统能生成个性化推荐方案，包括单品硬件推荐及整机兼容配置，帮助用户快速锁定合适产品。</w:t>
      </w:r>
    </w:p>
    <w:p w14:paraId="02FC58BF">
      <w:pPr>
        <w:rPr>
          <w:rFonts w:hint="eastAsia" w:ascii="宋体" w:hAnsi="宋体" w:eastAsia="宋体"/>
        </w:rPr>
      </w:pPr>
    </w:p>
    <w:p w14:paraId="25E54266">
      <w:pPr>
        <w:rPr>
          <w:rFonts w:hint="eastAsia" w:ascii="宋体" w:hAnsi="宋体" w:eastAsia="宋体"/>
        </w:rPr>
      </w:pPr>
      <w:r>
        <w:rPr>
          <w:rFonts w:hint="eastAsia" w:ascii="宋体" w:hAnsi="宋体" w:eastAsia="宋体"/>
        </w:rPr>
        <w:t>（2）对硬件信息进行规范化管理当前硬件市场产品更新快、信息分散，不同品牌、型号的硬件参数差异大。系统需对硬件信息进行集中管理，包括实时更新硬件参数、价格、库存状态，标注硬件兼容性（如主板与 CPU 接口匹配、内存与主板频率适配），确保用户获取到准确、最新的硬件数据，避免因信息误差导致选购失误。</w:t>
      </w:r>
    </w:p>
    <w:p w14:paraId="67310092">
      <w:pPr>
        <w:rPr>
          <w:rFonts w:hint="eastAsia" w:ascii="宋体" w:hAnsi="宋体" w:eastAsia="宋体"/>
        </w:rPr>
      </w:pPr>
    </w:p>
    <w:p w14:paraId="5DEFD6C0">
      <w:pPr>
        <w:rPr>
          <w:rFonts w:hint="eastAsia" w:ascii="宋体" w:hAnsi="宋体" w:eastAsia="宋体"/>
        </w:rPr>
      </w:pPr>
      <w:r>
        <w:rPr>
          <w:rFonts w:hint="eastAsia" w:ascii="宋体" w:hAnsi="宋体" w:eastAsia="宋体"/>
        </w:rPr>
        <w:t>（3）搭建硬件交流与测评平台系统可提供硬件测评板块，用户或专业人士可发布硬件实测数据、使用体验，帮助其他用户了解硬件实际性能；同时支持评论互动，用户可针对测评内容提问、交流选购经验，形成硬件交流社区，降低用户选购决策成本。</w:t>
      </w:r>
    </w:p>
    <w:p w14:paraId="550E6B4D">
      <w:pPr>
        <w:rPr>
          <w:rFonts w:hint="eastAsia" w:ascii="宋体" w:hAnsi="宋体" w:eastAsia="宋体"/>
        </w:rPr>
      </w:pPr>
    </w:p>
    <w:p w14:paraId="253743DD">
      <w:pPr>
        <w:rPr>
          <w:rFonts w:hint="eastAsia" w:ascii="宋体" w:hAnsi="宋体" w:eastAsia="宋体"/>
        </w:rPr>
      </w:pPr>
      <w:r>
        <w:rPr>
          <w:rFonts w:hint="eastAsia" w:ascii="宋体" w:hAnsi="宋体" w:eastAsia="宋体"/>
        </w:rPr>
        <w:t>（4）简化用户硬件选购流程传统硬件选购需用户自行对比大量参数、研究兼容性，流程复杂。系统通过 “需求输入 - 智能推荐 - 信息查看 - 方案确认” 的一站式流程，让用户无需专业知识即可获取合适的硬件方案，同时支持收藏心仪硬件、跟踪价格变动，进一步提升选购便捷性。</w:t>
      </w:r>
    </w:p>
    <w:p w14:paraId="5433356C">
      <w:pPr>
        <w:ind w:firstLine="420" w:firstLineChars="200"/>
        <w:rPr>
          <w:rFonts w:hint="eastAsia" w:ascii="宋体" w:hAnsi="宋体" w:eastAsia="宋体"/>
        </w:rPr>
      </w:pPr>
    </w:p>
    <w:p w14:paraId="4B955CA8">
      <w:pPr>
        <w:ind w:firstLine="420" w:firstLineChars="200"/>
        <w:rPr>
          <w:rFonts w:hint="eastAsia" w:ascii="宋体" w:hAnsi="宋体" w:eastAsia="宋体"/>
        </w:rPr>
      </w:pPr>
      <w:r>
        <w:rPr>
          <w:rFonts w:hint="eastAsia" w:ascii="宋体" w:hAnsi="宋体" w:eastAsia="宋体"/>
        </w:rPr>
        <w:t>综上所述，电脑硬件分析推荐系统的目的在于搭建一个连接用户与硬件产品的智能化平台，通过数据分析与算法推荐，帮助用户高效、精准选购硬件，同时提供交流渠道，推动硬件选购领域的便捷化与智能化。</w:t>
      </w:r>
      <w:bookmarkStart w:id="10" w:name="_Toc148635492"/>
    </w:p>
    <w:bookmarkEnd w:id="10"/>
    <w:p w14:paraId="3C106C80">
      <w:pPr>
        <w:pStyle w:val="3"/>
      </w:pPr>
      <w:bookmarkStart w:id="11" w:name="_Toc148635493"/>
      <w:r>
        <w:rPr>
          <w:rFonts w:hint="eastAsia"/>
        </w:rPr>
        <w:t>2、用户特点</w:t>
      </w:r>
    </w:p>
    <w:p w14:paraId="5D1F51AD">
      <w:pPr>
        <w:pStyle w:val="23"/>
      </w:pPr>
      <w:r>
        <w:rPr>
          <w:rFonts w:hint="eastAsia"/>
        </w:rPr>
        <w:t>本系统的最终用户分为普通用户和管理员用户。</w:t>
      </w:r>
    </w:p>
    <w:p w14:paraId="158D3843">
      <w:pPr>
        <w:pStyle w:val="23"/>
      </w:pPr>
      <w:r>
        <w:rPr>
          <w:rFonts w:hint="eastAsia"/>
        </w:rPr>
        <w:t>管理员是整个电脑硬件分析推荐系统的管理者和维护者，可对用户信息进行审核、修改及账户管理，负责硬件信息（参数、价格、库存）的审核与更新，对硬件测评和评论进行审核、删除，保障系统信息的准确性和合规性；</w:t>
      </w:r>
    </w:p>
    <w:p w14:paraId="65B410B8">
      <w:pPr>
        <w:pStyle w:val="23"/>
      </w:pPr>
      <w:r>
        <w:rPr>
          <w:rFonts w:hint="eastAsia"/>
        </w:rPr>
        <w:t>普通用户是使用电脑硬件分析推荐系统的主体，有硬件需求者及内容贡献者两大身份。</w:t>
      </w:r>
    </w:p>
    <w:p w14:paraId="47F24D64">
      <w:pPr>
        <w:pStyle w:val="23"/>
      </w:pPr>
      <w:r>
        <w:rPr>
          <w:rFonts w:hint="eastAsia"/>
        </w:rPr>
        <w:t>①作为硬件需求者，可输入使用场景和预算获取推荐列表，查看硬件参数、价格、测评，收藏心仪硬件；</w:t>
      </w:r>
    </w:p>
    <w:p w14:paraId="358FDA68">
      <w:pPr>
        <w:pStyle w:val="23"/>
      </w:pPr>
      <w:r>
        <w:rPr>
          <w:rFonts w:hint="eastAsia"/>
        </w:rPr>
        <w:t>②作为内容贡献者，可发布硬件使用测评，在测评下发表评论、交流经验；且所有用户可搜索特定硬件信息，筛选不同类别、品牌、价格区间的硬件产品。</w:t>
      </w:r>
    </w:p>
    <w:p w14:paraId="6ABAA2E4">
      <w:pPr>
        <w:pStyle w:val="3"/>
      </w:pPr>
      <w:r>
        <w:rPr>
          <w:rFonts w:hint="eastAsia"/>
        </w:rPr>
        <w:t>3、假定约束</w:t>
      </w:r>
      <w:bookmarkEnd w:id="11"/>
    </w:p>
    <w:p w14:paraId="1508003D">
      <w:pPr>
        <w:pStyle w:val="23"/>
        <w:rPr>
          <w:rFonts w:hint="eastAsia" w:ascii="宋体" w:hAnsi="宋体" w:eastAsia="宋体"/>
        </w:rPr>
      </w:pPr>
      <w:r>
        <w:rPr>
          <w:rFonts w:hint="eastAsia" w:ascii="宋体" w:hAnsi="宋体" w:eastAsia="宋体"/>
        </w:rPr>
        <w:t>经费限制：3</w:t>
      </w:r>
      <w:r>
        <w:rPr>
          <w:rFonts w:ascii="宋体" w:hAnsi="宋体" w:eastAsia="宋体"/>
        </w:rPr>
        <w:t>000</w:t>
      </w:r>
      <w:r>
        <w:rPr>
          <w:rFonts w:hint="eastAsia" w:ascii="宋体" w:hAnsi="宋体" w:eastAsia="宋体"/>
        </w:rPr>
        <w:t>元</w:t>
      </w:r>
    </w:p>
    <w:p w14:paraId="6EFDDDDA">
      <w:pPr>
        <w:spacing w:line="360" w:lineRule="auto"/>
        <w:ind w:firstLine="420"/>
        <w:rPr>
          <w:rFonts w:hint="eastAsia" w:ascii="宋体" w:hAnsi="宋体" w:eastAsia="宋体"/>
        </w:rPr>
      </w:pPr>
      <w:r>
        <w:rPr>
          <w:rFonts w:hint="eastAsia" w:ascii="宋体" w:hAnsi="宋体" w:eastAsia="宋体"/>
        </w:rPr>
        <w:t>开发期限：一年</w:t>
      </w:r>
    </w:p>
    <w:p w14:paraId="1C34EF28">
      <w:pPr>
        <w:rPr>
          <w:rFonts w:hint="eastAsia" w:ascii="宋体" w:hAnsi="宋体" w:eastAsia="宋体"/>
        </w:rPr>
      </w:pPr>
    </w:p>
    <w:p w14:paraId="35C787DB">
      <w:pPr>
        <w:pStyle w:val="2"/>
        <w:rPr>
          <w:rFonts w:hint="eastAsia" w:ascii="华文中宋" w:hAnsi="华文中宋" w:eastAsia="华文中宋"/>
          <w:sz w:val="32"/>
          <w:szCs w:val="32"/>
        </w:rPr>
      </w:pPr>
      <w:bookmarkStart w:id="12" w:name="_Toc148635494"/>
      <w:r>
        <w:rPr>
          <w:rFonts w:hint="eastAsia" w:ascii="华文中宋" w:hAnsi="华文中宋" w:eastAsia="华文中宋"/>
          <w:sz w:val="32"/>
          <w:szCs w:val="32"/>
        </w:rPr>
        <w:t>三、需求规定</w:t>
      </w:r>
      <w:bookmarkEnd w:id="12"/>
    </w:p>
    <w:p w14:paraId="42B3AA7C">
      <w:pPr>
        <w:pStyle w:val="3"/>
      </w:pPr>
      <w:bookmarkStart w:id="13" w:name="_Toc148635495"/>
      <w:r>
        <w:rPr>
          <w:rFonts w:hint="eastAsia"/>
        </w:rPr>
        <w:t>1、功能规定</w:t>
      </w:r>
      <w:bookmarkEnd w:id="13"/>
    </w:p>
    <w:p w14:paraId="01A02D4B">
      <w:pPr>
        <w:pStyle w:val="4"/>
        <w:rPr>
          <w:rFonts w:hint="eastAsia"/>
        </w:rPr>
      </w:pPr>
      <w:bookmarkStart w:id="14" w:name="_Toc148635496"/>
      <w:r>
        <w:rPr>
          <w:rFonts w:hint="eastAsia"/>
        </w:rPr>
        <w:t>1</w:t>
      </w:r>
      <w:r>
        <w:t>.1</w:t>
      </w:r>
      <w:r>
        <w:rPr>
          <w:rFonts w:hint="eastAsia"/>
        </w:rPr>
        <w:t>模块</w:t>
      </w:r>
      <w:bookmarkEnd w:id="14"/>
    </w:p>
    <w:p w14:paraId="78F64C57">
      <w:pPr>
        <w:pStyle w:val="4"/>
        <w:rPr>
          <w:rFonts w:hint="eastAsia" w:ascii="宋体" w:hAnsi="宋体" w:eastAsia="宋体" w:cs="宋体"/>
          <w:sz w:val="21"/>
          <w:szCs w:val="21"/>
        </w:rPr>
      </w:pPr>
      <w:bookmarkStart w:id="15" w:name="_Toc148635497"/>
      <w:r>
        <w:rPr>
          <w:rFonts w:hint="eastAsia" w:ascii="宋体" w:hAnsi="宋体" w:eastAsia="宋体" w:cs="宋体"/>
          <w:sz w:val="21"/>
          <w:szCs w:val="21"/>
        </w:rPr>
        <w:t>1.1.1 账户信息管理模块</w:t>
      </w:r>
    </w:p>
    <w:p w14:paraId="1BDBAB5B">
      <w:pPr>
        <w:pStyle w:val="23"/>
        <w:rPr>
          <w:rFonts w:hint="eastAsia" w:ascii="宋体" w:hAnsi="宋体" w:eastAsia="宋体"/>
        </w:rPr>
      </w:pPr>
      <w:r>
        <w:rPr>
          <w:rFonts w:hint="eastAsia" w:ascii="宋体" w:hAnsi="宋体" w:eastAsia="宋体"/>
        </w:rPr>
        <w:t>该模块实现对用户信息的增添、删除、查找、修改等操作，分别对应于用户的注册、注销、登录、查找用户、修改用户信息、找回密码功能。</w:t>
      </w:r>
    </w:p>
    <w:p w14:paraId="554989EA">
      <w:pPr>
        <w:pStyle w:val="23"/>
        <w:rPr>
          <w:rFonts w:hint="eastAsia" w:ascii="宋体" w:hAnsi="宋体" w:eastAsia="宋体"/>
        </w:rPr>
      </w:pPr>
      <w:r>
        <w:rPr>
          <w:rFonts w:hint="eastAsia" w:ascii="宋体" w:hAnsi="宋体" w:eastAsia="宋体"/>
        </w:rPr>
        <w:t>①用户注册用户应该使用手机号或邮箱作为账号并设置密码进行注册。在注册过程中，需要检验用户的账号（所用来注册的手机号与邮箱）是否已经被注册使用过，要求同一个账号名下的账户不能被重复注册。用户在注册时需输入两次密码，并检验两次密码是否相同，若不相同需要重新输入。完成账号密码输入后需要填写对应账号接收到的验证码，正确输入验证码后注册成功并可登录系统，否则注册失败。管理员无需注册，账号由后台分配。</w:t>
      </w:r>
    </w:p>
    <w:p w14:paraId="013CB745">
      <w:pPr>
        <w:pStyle w:val="23"/>
        <w:rPr>
          <w:rFonts w:hint="eastAsia" w:ascii="宋体" w:hAnsi="宋体" w:eastAsia="宋体"/>
        </w:rPr>
      </w:pPr>
      <w:r>
        <w:rPr>
          <w:rFonts w:hint="eastAsia" w:ascii="宋体" w:hAnsi="宋体" w:eastAsia="宋体"/>
        </w:rPr>
        <w:t>②用户登录用户使用注册成功的账号并依次输入密码和验证码（系统自动生成）进行登录；或者可以通过使用账户手机号 / 邮箱 + 验证码（需要系统发送）验证的方式进行登录；其中需要检验登录使用的账户是否存在，密码、验证码是否正确，提交登录后提示是否登录成功，登录成功则跳转系统页面。</w:t>
      </w:r>
    </w:p>
    <w:p w14:paraId="114F7CB4">
      <w:pPr>
        <w:pStyle w:val="23"/>
        <w:rPr>
          <w:rFonts w:hint="eastAsia" w:ascii="宋体" w:hAnsi="宋体" w:eastAsia="宋体"/>
        </w:rPr>
      </w:pPr>
      <w:r>
        <w:rPr>
          <w:rFonts w:hint="eastAsia" w:ascii="宋体" w:hAnsi="宋体" w:eastAsia="宋体"/>
        </w:rPr>
        <w:t>③修改用户信息登录后用户可以通过该功能修改自己的用户信息，例如：用户名（注册后初始为系统设置的默认名）、个人硬件使用偏好（如常用场景、偏好品牌）、联系方式、密码等项目。管理员可以修改任意用户的用户信息和密码。</w:t>
      </w:r>
    </w:p>
    <w:p w14:paraId="316FC66E">
      <w:pPr>
        <w:pStyle w:val="23"/>
        <w:rPr>
          <w:rFonts w:hint="eastAsia" w:ascii="宋体" w:hAnsi="宋体" w:eastAsia="宋体"/>
        </w:rPr>
      </w:pPr>
      <w:r>
        <w:rPr>
          <w:rFonts w:hint="eastAsia" w:ascii="宋体" w:hAnsi="宋体" w:eastAsia="宋体"/>
        </w:rPr>
        <w:t>④注销账号登录后用户可以通过该功能注销账户，注销后将不可登录，需重新注册。</w:t>
      </w:r>
    </w:p>
    <w:p w14:paraId="281C426A">
      <w:pPr>
        <w:pStyle w:val="23"/>
        <w:rPr>
          <w:rFonts w:hint="eastAsia" w:ascii="宋体" w:hAnsi="宋体" w:eastAsia="宋体"/>
        </w:rPr>
      </w:pPr>
      <w:r>
        <w:rPr>
          <w:rFonts w:hint="eastAsia" w:ascii="宋体" w:hAnsi="宋体" w:eastAsia="宋体"/>
        </w:rPr>
        <w:t>⑤查询账户管理员登录后可以通过用户名、账号名等信息查找相关用户。</w:t>
      </w:r>
    </w:p>
    <w:p w14:paraId="2F90979D">
      <w:pPr>
        <w:pStyle w:val="23"/>
        <w:rPr>
          <w:rStyle w:val="19"/>
        </w:rPr>
      </w:pPr>
      <w:r>
        <w:rPr>
          <w:rFonts w:hint="eastAsia" w:ascii="宋体" w:hAnsi="宋体" w:eastAsia="宋体"/>
        </w:rPr>
        <w:t>⑥</w:t>
      </w:r>
      <w:commentRangeStart w:id="4"/>
      <w:r>
        <w:rPr>
          <w:rFonts w:hint="eastAsia" w:ascii="宋体" w:hAnsi="宋体" w:eastAsia="宋体"/>
        </w:rPr>
        <w:t>找回密码用户可以通过该功能找回自己遗忘的密码。</w:t>
      </w:r>
      <w:commentRangeEnd w:id="4"/>
      <w:r>
        <w:rPr>
          <w:rStyle w:val="19"/>
        </w:rPr>
        <w:commentReference w:id="4"/>
      </w:r>
      <w:commentRangeStart w:id="5"/>
      <w:r>
        <w:rPr>
          <w:rStyle w:val="19"/>
          <w:rFonts w:hint="eastAsia"/>
        </w:rPr>
        <w:t>在找回密码过程中，需要输入注册时绑定的手机号；系统校验手机号是否与已注册账户匹配，匹配则发送 6 位动态验证码至该手机号；用户输入收到的验证码，验证通过后即可设置新密码；用户两次输入一致的新密码，提交后完成密码重置，可使用新密码登录。</w:t>
      </w:r>
      <w:commentRangeEnd w:id="5"/>
      <w:r>
        <w:commentReference w:id="5"/>
      </w:r>
    </w:p>
    <w:p w14:paraId="50F07ADA">
      <w:pPr>
        <w:pStyle w:val="4"/>
        <w:rPr>
          <w:rFonts w:hint="eastAsia" w:ascii="宋体" w:hAnsi="宋体" w:eastAsia="宋体" w:cs="宋体"/>
          <w:b w:val="0"/>
          <w:bCs w:val="0"/>
          <w:sz w:val="21"/>
          <w:szCs w:val="21"/>
        </w:rPr>
      </w:pPr>
      <w:r>
        <w:rPr>
          <w:rFonts w:hint="eastAsia" w:ascii="宋体" w:hAnsi="宋体" w:eastAsia="宋体" w:cs="宋体"/>
          <w:sz w:val="21"/>
          <w:szCs w:val="21"/>
        </w:rPr>
        <w:t>1.1.2 硬件信息管理模块</w:t>
      </w:r>
    </w:p>
    <w:p w14:paraId="34A5EAE4">
      <w:pPr>
        <w:pStyle w:val="23"/>
      </w:pPr>
      <w:r>
        <w:rPr>
          <w:rFonts w:hint="eastAsia"/>
        </w:rPr>
        <w:t>该模块用于管理各类电脑硬件（CPU、显卡、主板、内存、硬盘等）的信息，实现硬件信息的发布、修改、下架、审核、查看的操作</w:t>
      </w:r>
    </w:p>
    <w:p w14:paraId="5C3103AB">
      <w:pPr>
        <w:pStyle w:val="23"/>
        <w:numPr>
          <w:ilvl w:val="0"/>
          <w:numId w:val="4"/>
        </w:numPr>
        <w:ind w:firstLineChars="0"/>
      </w:pPr>
      <w:r>
        <w:rPr>
          <w:rFonts w:hint="eastAsia"/>
        </w:rPr>
        <w:t>发布硬件信息管理员可以根据硬件实际情况发布硬件信息，该信息包括硬件型号、类别、品牌、核心参数（如 CPU 核心数、显卡显存、内存频率）、价格、库存、兼容性说明，需要按照模板填写信息提交，系统交由管理员审核。</w:t>
      </w:r>
    </w:p>
    <w:p w14:paraId="5F66A4F7">
      <w:pPr>
        <w:pStyle w:val="23"/>
        <w:numPr>
          <w:ilvl w:val="0"/>
          <w:numId w:val="4"/>
        </w:numPr>
        <w:ind w:firstLineChars="0"/>
      </w:pPr>
      <w:r>
        <w:rPr>
          <w:rFonts w:hint="eastAsia"/>
        </w:rPr>
        <w:t>修改硬件信息已发布硬件信息的管理员可以对硬件信息进行更新修改（如价格调整、库存变动、参数补充），修改后需要再次通过管理员审核，审核通过后系统展示内容同步更新。</w:t>
      </w:r>
    </w:p>
    <w:p w14:paraId="5880FC6D">
      <w:pPr>
        <w:pStyle w:val="23"/>
        <w:numPr>
          <w:ilvl w:val="0"/>
          <w:numId w:val="4"/>
        </w:numPr>
        <w:ind w:firstLineChars="0"/>
      </w:pPr>
      <w:r>
        <w:rPr>
          <w:rFonts w:hint="eastAsia"/>
        </w:rPr>
        <w:t>查看硬件信息：</w:t>
      </w:r>
      <w:commentRangeStart w:id="6"/>
      <w:r>
        <w:rPr>
          <w:rFonts w:hint="eastAsia"/>
        </w:rPr>
        <w:t>一、基础查看：所有用户都可以查看已发布的硬件信息，包括硬件型号、类别、品牌、核心参数、价格、库存、兼容性说明等完整内容；二、多条件检索：支持用户通过多种条件组合检索硬件信息，可选择的检索条件包括但不限于：硬件类别（如 CPU、显卡、主板等）、品牌（如 Intel、NVIDIA、华硕等）、价格区间（如 500-1000 元、1000-2000 元等）、核心参数（如 CPU 核心数≥6、显卡显存≥8GB、内存频率≥3200MHz 等）、库存状态（有货 / 缺货）；三、智能推荐列表：</w:t>
      </w:r>
      <w:bookmarkStart w:id="26" w:name="_GoBack"/>
      <w:bookmarkEnd w:id="26"/>
      <w:r>
        <w:rPr>
          <w:rFonts w:hint="eastAsia"/>
        </w:rPr>
        <w:t>根据用户输入的检索条件进行匹配度计算，匹配维度包括条件覆盖度（如用户选择 “CPU+Intel+6 核心 + 1000-2000 元”，完全覆盖所有条件的硬件匹配度最高）、参数契合度（如用户指定显卡显存≥8GB，显存 12GB 的硬件比 8GB 的硬件契合度更高）、用户偏好关联（结合用户个人硬件使用偏好（如常用场景、偏好品牌）调整匹配权重，偏好品牌的硬件匹配度优先级提升）；按匹配度从高到低为用户生成并展示硬件推荐列表</w:t>
      </w:r>
      <w:r>
        <w:rPr>
          <w:rFonts w:hint="eastAsia"/>
          <w:lang w:eastAsia="zh-CN"/>
        </w:rPr>
        <w:t>。</w:t>
      </w:r>
      <w:r>
        <w:rPr>
          <w:rFonts w:hint="eastAsia"/>
        </w:rPr>
        <w:t xml:space="preserve"> </w:t>
      </w:r>
      <w:commentRangeEnd w:id="6"/>
      <w:r>
        <w:commentReference w:id="6"/>
      </w:r>
    </w:p>
    <w:p w14:paraId="6F5C6CD4">
      <w:pPr>
        <w:pStyle w:val="23"/>
        <w:numPr>
          <w:ilvl w:val="0"/>
          <w:numId w:val="4"/>
        </w:numPr>
        <w:ind w:firstLineChars="0"/>
      </w:pPr>
      <w:r>
        <w:rPr>
          <w:rFonts w:hint="eastAsia"/>
        </w:rPr>
        <w:t>审核硬件信息管理员需要审核新发布的硬件信息、修改后重新提交的信息和硬件下架申请，若管理员未审核，硬件信息会显示在未审核状态；若未通过，系统退回信息并说明原因；审核通过将直接发布或更新在平台。</w:t>
      </w:r>
    </w:p>
    <w:p w14:paraId="4DFBE7BB">
      <w:pPr>
        <w:pStyle w:val="23"/>
        <w:numPr>
          <w:ilvl w:val="0"/>
          <w:numId w:val="4"/>
        </w:numPr>
        <w:ind w:firstLineChars="0"/>
      </w:pPr>
      <w:r>
        <w:rPr>
          <w:rFonts w:hint="eastAsia"/>
        </w:rPr>
        <w:t>下架硬件信息管理员可下架过时、缺货或停售的硬件信息，审核通过后该硬件信息将不再在系统中展示。</w:t>
      </w:r>
    </w:p>
    <w:p w14:paraId="52E8FB75">
      <w:pPr>
        <w:pStyle w:val="4"/>
        <w:rPr>
          <w:rFonts w:hint="eastAsia" w:ascii="宋体" w:hAnsi="宋体" w:eastAsia="宋体" w:cs="宋体"/>
          <w:sz w:val="21"/>
          <w:szCs w:val="21"/>
        </w:rPr>
      </w:pPr>
      <w:commentRangeStart w:id="7"/>
      <w:commentRangeStart w:id="8"/>
      <w:commentRangeStart w:id="9"/>
      <w:commentRangeStart w:id="10"/>
      <w:r>
        <w:rPr>
          <w:rFonts w:hint="eastAsia" w:ascii="宋体" w:hAnsi="宋体" w:eastAsia="宋体" w:cs="宋体"/>
          <w:sz w:val="21"/>
          <w:szCs w:val="21"/>
        </w:rPr>
        <w:t>1.1.3需求与推荐模块</w:t>
      </w:r>
      <w:commentRangeEnd w:id="7"/>
      <w:r>
        <w:commentReference w:id="7"/>
      </w:r>
      <w:commentRangeEnd w:id="8"/>
      <w:r>
        <w:rPr>
          <w:rStyle w:val="19"/>
          <w:rFonts w:asciiTheme="minorHAnsi" w:hAnsiTheme="minorHAnsi" w:eastAsiaTheme="minorEastAsia"/>
          <w:b w:val="0"/>
          <w:bCs w:val="0"/>
        </w:rPr>
        <w:commentReference w:id="8"/>
      </w:r>
      <w:commentRangeEnd w:id="9"/>
      <w:r>
        <w:commentReference w:id="9"/>
      </w:r>
    </w:p>
    <w:p w14:paraId="582ED4D7">
      <w:pPr>
        <w:ind w:firstLine="420" w:firstLineChars="200"/>
      </w:pPr>
      <w:r>
        <w:rPr>
          <w:rFonts w:hint="eastAsia"/>
        </w:rPr>
        <w:t>该模块用于用户提交并跳转预设推荐方案，以及查看推荐方案。</w:t>
      </w:r>
    </w:p>
    <w:p w14:paraId="303E1B2C">
      <w:pPr>
        <w:numPr>
          <w:ilvl w:val="0"/>
          <w:numId w:val="5"/>
        </w:numPr>
      </w:pPr>
      <w:r>
        <w:rPr>
          <w:rFonts w:hint="eastAsia"/>
        </w:rPr>
        <w:t>提交并跳转推荐方案：</w:t>
      </w:r>
    </w:p>
    <w:p w14:paraId="2161F6A5">
      <w:pPr>
        <w:ind w:firstLine="420" w:firstLineChars="200"/>
      </w:pPr>
      <w:r>
        <w:t>功能说明：用户通过输入框提交关键字（代表核心需求），系统自动匹配推荐方案表中的预设方案，无需复杂表单填写。</w:t>
      </w:r>
    </w:p>
    <w:p w14:paraId="273E7003">
      <w:pPr>
        <w:ind w:firstLine="420" w:firstLineChars="200"/>
      </w:pPr>
      <w:r>
        <w:rPr>
          <w:highlight w:val="yellow"/>
        </w:rPr>
        <w:t>操作流程：</w:t>
      </w:r>
    </w:p>
    <w:p w14:paraId="77F5DC7E">
      <w:pPr>
        <w:ind w:firstLine="420" w:firstLineChars="200"/>
      </w:pPr>
      <w:r>
        <w:t>用户在输入框中输入需求关键字（如 “3000 元办公”“游戏显卡”“剪辑 CPU” 等，支持组合关键词，如 “5000 游戏 Intel”）；</w:t>
      </w:r>
    </w:p>
    <w:p w14:paraId="09554F80">
      <w:pPr>
        <w:ind w:firstLine="420" w:firstLineChars="200"/>
      </w:pPr>
      <w:r>
        <w:t>系统对关键字进行拆分解析（提取场景：办公 / 游戏 / 剪辑；预算：3000 元 / 5000 元；偏好：Intel 等）；</w:t>
      </w:r>
    </w:p>
    <w:p w14:paraId="4521A794">
      <w:pPr>
        <w:ind w:firstLine="420" w:firstLineChars="200"/>
      </w:pPr>
      <w:r>
        <w:t>基于解析结果，在推荐方案表中匹配符合条件的方案（优先匹配完整关键字，再匹配部分关键字，如 “5000 游戏” 可匹配 “5000 元 3A 游戏方案”）；</w:t>
      </w:r>
    </w:p>
    <w:p w14:paraId="65DE98D0">
      <w:pPr>
        <w:ind w:firstLine="420" w:firstLineChars="200"/>
      </w:pPr>
      <w:r>
        <w:t>匹配成功后，直接跳转至 “查看推荐方案” 页面；若无匹配方案，提示 “暂无符合需求的方案，请调整关键字重试”。</w:t>
      </w:r>
    </w:p>
    <w:p w14:paraId="54679AB4">
      <w:pPr>
        <w:ind w:firstLine="420" w:firstLineChars="200"/>
      </w:pPr>
      <w:r>
        <w:t>关键字规则：支持场景词（办公、游戏、剪辑、设计等）、预算词（XXX 元、XXX-XXX 元）、硬件词（CPU、显卡、主板等）、品牌词（Intel、NVIDIA、华硕等）的任意组合。</w:t>
      </w:r>
    </w:p>
    <w:p w14:paraId="462B3B27">
      <w:pPr>
        <w:numPr>
          <w:ilvl w:val="0"/>
          <w:numId w:val="5"/>
        </w:numPr>
      </w:pPr>
      <w:r>
        <w:t>查看推荐方案</w:t>
      </w:r>
    </w:p>
    <w:p w14:paraId="0CA09265">
      <w:pPr>
        <w:ind w:firstLine="420" w:firstLineChars="200"/>
      </w:pPr>
      <w:r>
        <w:t>功能说明：用户可查看匹配到的推荐方案详情。</w:t>
      </w:r>
    </w:p>
    <w:p w14:paraId="5F4AE790">
      <w:pPr>
        <w:ind w:firstLine="420" w:firstLineChars="200"/>
      </w:pPr>
      <w:r>
        <w:t>方案内容：每个推荐方案包含以下信息：</w:t>
      </w:r>
    </w:p>
    <w:p w14:paraId="6E67223A">
      <w:pPr>
        <w:ind w:firstLine="420" w:firstLineChars="200"/>
      </w:pPr>
      <w:r>
        <w:t>基础信息：方案名称（如 “5000 元 3A 游戏优选方案”）、总价、推荐优先级（按匹配度排序）；</w:t>
      </w:r>
    </w:p>
    <w:p w14:paraId="1FE19B01">
      <w:pPr>
        <w:ind w:firstLine="420" w:firstLineChars="200"/>
      </w:pPr>
      <w:r>
        <w:t>硬件清单：按类别（CPU、显卡、主板等）列出硬件型号，每款硬件包含：详细参数（如 CPU 核心数 / 主频、显卡显存 / 位宽、内存容量 / 频率等）；当前价格、库存状态；性能适配理由（如 “RTX 4060 显卡：支持光追，适配 1080P 3A 游戏 60 帧以上”“i5-13400F：单核性能强，满足游戏多开需求”）；</w:t>
      </w:r>
    </w:p>
    <w:p w14:paraId="2C9A81F9">
      <w:pPr>
        <w:ind w:firstLine="420" w:firstLineChars="200"/>
      </w:pPr>
      <w:r>
        <w:t>方案标签：如 “高性价比”“新品优先”“兼容性已验证” 等。</w:t>
      </w:r>
    </w:p>
    <w:p w14:paraId="4AE2C0A8">
      <w:pPr>
        <w:ind w:firstLine="420" w:firstLineChars="200"/>
      </w:pPr>
      <w:r>
        <w:t>补充说明</w:t>
      </w:r>
      <w:r>
        <w:rPr>
          <w:rFonts w:hint="eastAsia"/>
        </w:rPr>
        <w:t>：</w:t>
      </w:r>
    </w:p>
    <w:p w14:paraId="4C419BBE">
      <w:pPr>
        <w:ind w:firstLine="420" w:firstLineChars="200"/>
      </w:pPr>
      <w:r>
        <w:t>方案存储：推荐方案为管理员预设的结构化数据，存储于 “推荐方案表”，包含方案 ID、关键字标签（用于匹配）、硬件清单（含参数 / 价格 / 链接）、</w:t>
      </w:r>
      <w:r>
        <w:rPr>
          <w:rFonts w:hint="eastAsia"/>
        </w:rPr>
        <w:t>方案标签</w:t>
      </w:r>
      <w:r>
        <w:t>等字段，支持管理员通过后台增删改。</w:t>
      </w:r>
    </w:p>
    <w:p w14:paraId="489FDC29">
      <w:pPr>
        <w:ind w:firstLine="420" w:firstLineChars="200"/>
      </w:pPr>
      <w:r>
        <w:t>用户操作边界：用户无需管理方案存储，仅需通过关键字触发匹配，查看方案；若需调整需求，重新输入关键字即可生成新的匹配结果。</w:t>
      </w:r>
    </w:p>
    <w:commentRangeEnd w:id="10"/>
    <w:p w14:paraId="21861F43">
      <w:pPr>
        <w:ind w:left="400"/>
      </w:pPr>
      <w:r>
        <w:commentReference w:id="10"/>
      </w:r>
    </w:p>
    <w:p w14:paraId="12B65EB9">
      <w:pPr>
        <w:pStyle w:val="4"/>
        <w:rPr>
          <w:rFonts w:hint="eastAsia" w:ascii="宋体" w:hAnsi="宋体" w:eastAsia="宋体" w:cs="宋体"/>
          <w:sz w:val="21"/>
          <w:szCs w:val="21"/>
        </w:rPr>
      </w:pPr>
      <w:r>
        <w:rPr>
          <w:rFonts w:hint="eastAsia" w:ascii="宋体" w:hAnsi="宋体" w:eastAsia="宋体" w:cs="宋体"/>
          <w:sz w:val="21"/>
          <w:szCs w:val="21"/>
        </w:rPr>
        <w:t>1.1.3硬件测评管理模块</w:t>
      </w:r>
    </w:p>
    <w:p w14:paraId="795CA0B1">
      <w:pPr>
        <w:pStyle w:val="23"/>
        <w:rPr>
          <w:rFonts w:hint="eastAsia" w:ascii="宋体" w:hAnsi="宋体" w:eastAsia="宋体" w:cs="宋体"/>
          <w:szCs w:val="21"/>
        </w:rPr>
      </w:pPr>
      <w:r>
        <w:rPr>
          <w:rFonts w:hint="eastAsia" w:ascii="宋体" w:hAnsi="宋体" w:eastAsia="宋体" w:cs="宋体"/>
          <w:szCs w:val="21"/>
        </w:rPr>
        <w:t>该模块实现用户对硬件测评的操作以及管理员对测评的管理功能</w:t>
      </w:r>
    </w:p>
    <w:p w14:paraId="718D9D0F">
      <w:pPr>
        <w:pStyle w:val="23"/>
        <w:rPr>
          <w:rFonts w:hint="eastAsia" w:ascii="宋体" w:hAnsi="宋体" w:eastAsia="宋体" w:cs="宋体"/>
          <w:szCs w:val="21"/>
        </w:rPr>
      </w:pPr>
      <w:r>
        <w:rPr>
          <w:rFonts w:hint="eastAsia" w:ascii="宋体" w:hAnsi="宋体" w:eastAsia="宋体" w:cs="宋体"/>
          <w:szCs w:val="21"/>
        </w:rPr>
        <w:t>硬件测评：电脑硬件分析推荐系统的测评是提供给用户分享硬件使用体验、展示实测数据的方式，发布测评需满足 “使用过该硬件” 的条件（可通过上传购买凭证或使用截图辅助验证）</w:t>
      </w:r>
    </w:p>
    <w:p w14:paraId="60CF44E7">
      <w:pPr>
        <w:pStyle w:val="23"/>
        <w:numPr>
          <w:ilvl w:val="0"/>
          <w:numId w:val="6"/>
        </w:numPr>
        <w:ind w:firstLineChars="0"/>
        <w:rPr>
          <w:rFonts w:hint="eastAsia" w:ascii="宋体" w:hAnsi="宋体" w:eastAsia="宋体" w:cs="宋体"/>
          <w:szCs w:val="21"/>
        </w:rPr>
      </w:pPr>
      <w:r>
        <w:rPr>
          <w:rFonts w:hint="eastAsia" w:ascii="宋体" w:hAnsi="宋体" w:eastAsia="宋体" w:cs="宋体"/>
          <w:szCs w:val="21"/>
        </w:rPr>
        <w:t>发布硬件测评</w:t>
      </w:r>
      <w:ins w:id="0" w:author="毛毛妈" w:date="2025-10-24T22:25:00Z">
        <w:r>
          <w:rPr>
            <w:rFonts w:hint="eastAsia" w:ascii="宋体" w:hAnsi="宋体" w:eastAsia="宋体" w:cs="宋体"/>
            <w:szCs w:val="21"/>
          </w:rPr>
          <w:t>：</w:t>
        </w:r>
      </w:ins>
      <w:r>
        <w:rPr>
          <w:rFonts w:hint="eastAsia" w:ascii="宋体" w:hAnsi="宋体" w:eastAsia="宋体" w:cs="宋体"/>
          <w:szCs w:val="21"/>
        </w:rPr>
        <w:t>用户可以根据使用体验，在对应硬件产品下发布相关测评，测评包括硬件型号、标题、核心内容（如性能测试数据、使用场景体验、优缺点分析）、实拍图片或视频，用户需按格式填写并提交，随后按时间顺序进入审核队列。若测评通过管理员审核，则发布成功；否则发布失败并说明原因。</w:t>
      </w:r>
    </w:p>
    <w:p w14:paraId="0A9346E2">
      <w:pPr>
        <w:pStyle w:val="23"/>
        <w:numPr>
          <w:ilvl w:val="0"/>
          <w:numId w:val="6"/>
        </w:numPr>
        <w:ind w:firstLineChars="0"/>
        <w:rPr>
          <w:rFonts w:hint="eastAsia" w:ascii="宋体" w:hAnsi="宋体" w:eastAsia="宋体" w:cs="宋体"/>
          <w:szCs w:val="21"/>
        </w:rPr>
      </w:pPr>
      <w:r>
        <w:rPr>
          <w:rFonts w:hint="eastAsia" w:ascii="宋体" w:hAnsi="宋体" w:eastAsia="宋体" w:cs="宋体"/>
          <w:szCs w:val="21"/>
        </w:rPr>
        <w:t>审核硬件测评</w:t>
      </w:r>
      <w:ins w:id="1" w:author="毛毛妈" w:date="2025-10-24T22:25:00Z">
        <w:r>
          <w:rPr>
            <w:rFonts w:hint="eastAsia" w:ascii="宋体" w:hAnsi="宋体" w:eastAsia="宋体" w:cs="宋体"/>
            <w:szCs w:val="21"/>
          </w:rPr>
          <w:t>：</w:t>
        </w:r>
      </w:ins>
      <w:r>
        <w:rPr>
          <w:rFonts w:hint="eastAsia" w:ascii="宋体" w:hAnsi="宋体" w:eastAsia="宋体" w:cs="宋体"/>
          <w:szCs w:val="21"/>
        </w:rPr>
        <w:t>管理员需要对非管理员用户发布的硬件测评进行审核，重点核查测评内容的真实性（如参数是否准确、体验描述是否客观）、是否包含违规信息；若审核未通过，测评会被退回并说明问题；若审核通过，则测评发布成功。</w:t>
      </w:r>
    </w:p>
    <w:p w14:paraId="4F131455">
      <w:pPr>
        <w:pStyle w:val="23"/>
        <w:numPr>
          <w:ilvl w:val="0"/>
          <w:numId w:val="6"/>
        </w:numPr>
        <w:ind w:firstLineChars="0"/>
        <w:rPr>
          <w:rFonts w:hint="eastAsia" w:ascii="宋体" w:hAnsi="宋体" w:eastAsia="宋体" w:cs="宋体"/>
          <w:szCs w:val="21"/>
        </w:rPr>
      </w:pPr>
      <w:r>
        <w:rPr>
          <w:rFonts w:hint="eastAsia" w:ascii="宋体" w:hAnsi="宋体" w:eastAsia="宋体" w:cs="宋体"/>
          <w:szCs w:val="21"/>
        </w:rPr>
        <w:t>删除硬件测评</w:t>
      </w:r>
      <w:ins w:id="2" w:author="毛毛妈" w:date="2025-10-24T22:26:00Z">
        <w:r>
          <w:rPr>
            <w:rFonts w:hint="eastAsia" w:ascii="宋体" w:hAnsi="宋体" w:eastAsia="宋体" w:cs="宋体"/>
            <w:szCs w:val="21"/>
          </w:rPr>
          <w:t>：</w:t>
        </w:r>
      </w:ins>
      <w:r>
        <w:rPr>
          <w:rFonts w:hint="eastAsia" w:ascii="宋体" w:hAnsi="宋体" w:eastAsia="宋体" w:cs="宋体"/>
          <w:szCs w:val="21"/>
        </w:rPr>
        <w:t>用户可以删除自己曾发布的硬件测评，管理员可以删除任意用户的硬件测评（如包含虚假信息、违规内容的测评）。</w:t>
      </w:r>
    </w:p>
    <w:p w14:paraId="29FFDE9E">
      <w:pPr>
        <w:pStyle w:val="23"/>
        <w:numPr>
          <w:ilvl w:val="0"/>
          <w:numId w:val="6"/>
        </w:numPr>
        <w:ind w:firstLineChars="0"/>
        <w:rPr>
          <w:rFonts w:hint="eastAsia" w:ascii="宋体" w:hAnsi="宋体" w:eastAsia="宋体" w:cs="宋体"/>
          <w:szCs w:val="21"/>
        </w:rPr>
      </w:pPr>
      <w:r>
        <w:rPr>
          <w:rFonts w:hint="eastAsia" w:ascii="宋体" w:hAnsi="宋体" w:eastAsia="宋体" w:cs="宋体"/>
          <w:szCs w:val="21"/>
        </w:rPr>
        <w:t>查看硬件测评</w:t>
      </w:r>
      <w:ins w:id="3" w:author="毛毛妈" w:date="2025-10-24T22:26:00Z">
        <w:r>
          <w:rPr>
            <w:rFonts w:hint="eastAsia" w:ascii="宋体" w:hAnsi="宋体" w:eastAsia="宋体" w:cs="宋体"/>
            <w:szCs w:val="21"/>
          </w:rPr>
          <w:t>：</w:t>
        </w:r>
      </w:ins>
      <w:r>
        <w:rPr>
          <w:rFonts w:hint="eastAsia" w:ascii="宋体" w:hAnsi="宋体" w:eastAsia="宋体" w:cs="宋体"/>
          <w:szCs w:val="21"/>
        </w:rPr>
        <w:t>用户和管理员可以查看所有已通过审核的硬件测评，支持按硬件型号、测评时间、好评率等维度筛选，可查看测评下的评论互动。</w:t>
      </w:r>
    </w:p>
    <w:p w14:paraId="580C0FCA">
      <w:pPr>
        <w:pStyle w:val="4"/>
        <w:rPr>
          <w:rFonts w:hint="eastAsia" w:ascii="宋体" w:hAnsi="宋体" w:eastAsia="宋体" w:cs="宋体"/>
          <w:sz w:val="21"/>
          <w:szCs w:val="21"/>
        </w:rPr>
      </w:pPr>
      <w:r>
        <w:rPr>
          <w:rFonts w:hint="eastAsia" w:ascii="宋体" w:hAnsi="宋体" w:eastAsia="宋体" w:cs="宋体"/>
          <w:sz w:val="21"/>
          <w:szCs w:val="21"/>
        </w:rPr>
        <w:t>1.1.4测评评论管理模块</w:t>
      </w:r>
    </w:p>
    <w:p w14:paraId="61C6A1A8">
      <w:pPr>
        <w:pStyle w:val="23"/>
        <w:rPr>
          <w:rFonts w:hint="eastAsia" w:ascii="宋体" w:hAnsi="宋体" w:eastAsia="宋体"/>
        </w:rPr>
      </w:pPr>
      <w:r>
        <w:rPr>
          <w:rFonts w:hint="eastAsia" w:ascii="宋体" w:hAnsi="宋体" w:eastAsia="宋体"/>
        </w:rPr>
        <w:t>该模块实现对硬件测评评论信息的发布、删除、查看操作，评论是针对测评内容进行的</w:t>
      </w:r>
    </w:p>
    <w:p w14:paraId="1C348BBE">
      <w:pPr>
        <w:pStyle w:val="23"/>
        <w:numPr>
          <w:ilvl w:val="0"/>
          <w:numId w:val="7"/>
        </w:numPr>
        <w:ind w:firstLineChars="0"/>
        <w:rPr>
          <w:rFonts w:hint="eastAsia" w:ascii="宋体" w:hAnsi="宋体" w:eastAsia="宋体"/>
        </w:rPr>
      </w:pPr>
      <w:r>
        <w:rPr>
          <w:rFonts w:hint="eastAsia" w:ascii="宋体" w:hAnsi="宋体" w:eastAsia="宋体"/>
        </w:rPr>
        <w:t>发表评论用户可以对已发布的硬件测评进行评论，内容可包括对测评的疑问、补充使用体验、交流选购建议等。</w:t>
      </w:r>
    </w:p>
    <w:p w14:paraId="26E1A61B">
      <w:pPr>
        <w:pStyle w:val="23"/>
        <w:numPr>
          <w:ilvl w:val="0"/>
          <w:numId w:val="7"/>
        </w:numPr>
        <w:ind w:firstLineChars="0"/>
        <w:rPr>
          <w:rFonts w:hint="eastAsia" w:ascii="宋体" w:hAnsi="宋体" w:eastAsia="宋体"/>
        </w:rPr>
      </w:pPr>
      <w:r>
        <w:rPr>
          <w:rFonts w:hint="eastAsia" w:ascii="宋体" w:hAnsi="宋体" w:eastAsia="宋体"/>
        </w:rPr>
        <w:t>删除评论普通用户可以删除自己发布过的评论，管理员可以删除任意用户的任何评论；注意：测评删除后，其下所有评论将全部自动删除。</w:t>
      </w:r>
    </w:p>
    <w:p w14:paraId="39AE287C">
      <w:pPr>
        <w:pStyle w:val="23"/>
        <w:numPr>
          <w:ilvl w:val="0"/>
          <w:numId w:val="7"/>
        </w:numPr>
        <w:ind w:firstLineChars="0"/>
        <w:rPr>
          <w:rFonts w:hint="eastAsia" w:ascii="宋体" w:hAnsi="宋体" w:eastAsia="宋体"/>
        </w:rPr>
      </w:pPr>
      <w:r>
        <w:rPr>
          <w:rFonts w:hint="eastAsia" w:ascii="宋体" w:hAnsi="宋体" w:eastAsia="宋体"/>
        </w:rPr>
        <w:t>查看评论用户和管理员可以查看所有已通过审核的测评评论，支持按评论时间排序。</w:t>
      </w:r>
    </w:p>
    <w:p w14:paraId="6953EC3E">
      <w:pPr>
        <w:pStyle w:val="23"/>
        <w:numPr>
          <w:ilvl w:val="0"/>
          <w:numId w:val="7"/>
        </w:numPr>
        <w:ind w:firstLineChars="0"/>
        <w:rPr>
          <w:rFonts w:hint="eastAsia" w:ascii="宋体" w:hAnsi="宋体" w:eastAsia="宋体"/>
        </w:rPr>
      </w:pPr>
      <w:r>
        <w:rPr>
          <w:rFonts w:hint="eastAsia" w:ascii="宋体" w:hAnsi="宋体" w:eastAsia="宋体"/>
        </w:rPr>
        <w:t>审核评论管理员需要对用户发表的测评评论进行审核，排查是否包含违规内容；审核通过则评论显示，未通过则评论不展示。</w:t>
      </w:r>
    </w:p>
    <w:p w14:paraId="539B0680">
      <w:pPr>
        <w:pStyle w:val="4"/>
        <w:rPr>
          <w:rFonts w:hint="eastAsia" w:ascii="宋体" w:hAnsi="宋体" w:eastAsia="宋体" w:cs="宋体"/>
          <w:sz w:val="21"/>
          <w:szCs w:val="21"/>
        </w:rPr>
      </w:pPr>
      <w:r>
        <w:rPr>
          <w:rFonts w:hint="eastAsia" w:ascii="宋体" w:hAnsi="宋体" w:eastAsia="宋体" w:cs="宋体"/>
          <w:sz w:val="21"/>
          <w:szCs w:val="21"/>
        </w:rPr>
        <w:t>1.1.5 硬件收藏管理模块</w:t>
      </w:r>
    </w:p>
    <w:p w14:paraId="7D553FA0">
      <w:pPr>
        <w:pStyle w:val="23"/>
        <w:rPr>
          <w:rFonts w:hint="eastAsia" w:ascii="宋体" w:hAnsi="宋体" w:eastAsia="宋体"/>
        </w:rPr>
      </w:pPr>
      <w:r>
        <w:rPr>
          <w:rFonts w:hint="eastAsia" w:ascii="宋体" w:hAnsi="宋体" w:eastAsia="宋体"/>
        </w:rPr>
        <w:t>该模块实现对硬件产品信息的收藏和取消收藏的操作</w:t>
      </w:r>
    </w:p>
    <w:p w14:paraId="4A76E93E">
      <w:pPr>
        <w:pStyle w:val="23"/>
        <w:numPr>
          <w:ilvl w:val="0"/>
          <w:numId w:val="8"/>
        </w:numPr>
        <w:ind w:firstLineChars="0"/>
        <w:rPr>
          <w:rFonts w:hint="eastAsia" w:ascii="宋体" w:hAnsi="宋体" w:eastAsia="宋体"/>
        </w:rPr>
      </w:pPr>
      <w:r>
        <w:rPr>
          <w:rFonts w:hint="eastAsia" w:ascii="宋体" w:hAnsi="宋体" w:eastAsia="宋体"/>
        </w:rPr>
        <w:t>收藏硬件信息用户可以收藏感兴趣的硬件产品信息，收藏后可在 “我的收藏” 中快速查看。</w:t>
      </w:r>
    </w:p>
    <w:p w14:paraId="4EDEBCC6">
      <w:pPr>
        <w:pStyle w:val="23"/>
        <w:numPr>
          <w:ilvl w:val="0"/>
          <w:numId w:val="8"/>
        </w:numPr>
        <w:ind w:firstLineChars="0"/>
        <w:rPr>
          <w:rFonts w:hint="eastAsia" w:ascii="宋体" w:hAnsi="宋体" w:eastAsia="宋体"/>
        </w:rPr>
      </w:pPr>
      <w:r>
        <w:rPr>
          <w:rFonts w:hint="eastAsia" w:ascii="宋体" w:hAnsi="宋体" w:eastAsia="宋体"/>
        </w:rPr>
        <w:t>取消收藏硬件信息用户可以取消已收藏的硬件产品信息；注意：硬件信息下架后，收藏的该硬件信息自动取消。</w:t>
      </w:r>
    </w:p>
    <w:p w14:paraId="51FCDC2F">
      <w:pPr>
        <w:pStyle w:val="23"/>
        <w:numPr>
          <w:ilvl w:val="0"/>
          <w:numId w:val="8"/>
        </w:numPr>
        <w:ind w:firstLineChars="0"/>
        <w:rPr>
          <w:rFonts w:hint="eastAsia" w:ascii="宋体" w:hAnsi="宋体" w:eastAsia="宋体"/>
        </w:rPr>
      </w:pPr>
      <w:r>
        <w:rPr>
          <w:rFonts w:hint="eastAsia" w:ascii="宋体" w:hAnsi="宋体" w:eastAsia="宋体"/>
        </w:rPr>
        <w:t>查看收藏的硬件信息用户可以查看自己收藏的硬件信息，管理员可查看平台内所有用户的收藏数据（用于分析热门硬件）。</w:t>
      </w:r>
    </w:p>
    <w:p w14:paraId="6C97D242">
      <w:pPr>
        <w:pStyle w:val="4"/>
        <w:rPr>
          <w:rFonts w:hint="eastAsia"/>
        </w:rPr>
      </w:pPr>
      <w:r>
        <w:rPr>
          <w:rFonts w:hint="eastAsia"/>
        </w:rPr>
        <w:t>1</w:t>
      </w:r>
      <w:r>
        <w:t>.2</w:t>
      </w:r>
      <w:r>
        <w:rPr>
          <w:rFonts w:hint="eastAsia"/>
        </w:rPr>
        <w:t>确定参与者</w:t>
      </w:r>
      <w:bookmarkEnd w:id="15"/>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6713"/>
      </w:tblGrid>
      <w:tr w14:paraId="7496C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Align w:val="center"/>
          </w:tcPr>
          <w:p w14:paraId="176A305B">
            <w:pPr>
              <w:jc w:val="center"/>
              <w:rPr>
                <w:rFonts w:hint="eastAsia" w:ascii="宋体" w:hAnsi="宋体" w:eastAsia="宋体"/>
              </w:rPr>
            </w:pPr>
            <w:r>
              <w:rPr>
                <w:rFonts w:hint="eastAsia" w:ascii="宋体" w:hAnsi="宋体" w:eastAsia="宋体"/>
              </w:rPr>
              <w:t>参与者</w:t>
            </w:r>
          </w:p>
        </w:tc>
        <w:tc>
          <w:tcPr>
            <w:tcW w:w="6713" w:type="dxa"/>
            <w:vAlign w:val="center"/>
          </w:tcPr>
          <w:p w14:paraId="5FCDC8A1">
            <w:pPr>
              <w:rPr>
                <w:rFonts w:hint="eastAsia" w:ascii="宋体" w:hAnsi="宋体" w:eastAsia="宋体"/>
              </w:rPr>
            </w:pPr>
            <w:r>
              <w:rPr>
                <w:rFonts w:hint="eastAsia" w:ascii="宋体" w:hAnsi="宋体" w:eastAsia="宋体"/>
              </w:rPr>
              <w:t>参与项目</w:t>
            </w:r>
          </w:p>
        </w:tc>
      </w:tr>
      <w:tr w14:paraId="496EF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Align w:val="center"/>
          </w:tcPr>
          <w:p w14:paraId="56E32861">
            <w:pPr>
              <w:jc w:val="center"/>
              <w:rPr>
                <w:rFonts w:hint="eastAsia" w:ascii="宋体" w:hAnsi="宋体" w:eastAsia="宋体"/>
              </w:rPr>
            </w:pPr>
            <w:r>
              <w:rPr>
                <w:rFonts w:hint="eastAsia" w:ascii="宋体" w:hAnsi="宋体" w:eastAsia="宋体"/>
              </w:rPr>
              <w:t>用户</w:t>
            </w:r>
          </w:p>
        </w:tc>
        <w:tc>
          <w:tcPr>
            <w:tcW w:w="6713" w:type="dxa"/>
            <w:vAlign w:val="center"/>
          </w:tcPr>
          <w:p w14:paraId="6390EA07">
            <w:pPr>
              <w:rPr>
                <w:rFonts w:hint="eastAsia" w:ascii="宋体" w:hAnsi="宋体" w:eastAsia="宋体"/>
              </w:rPr>
            </w:pPr>
            <w:r>
              <w:rPr>
                <w:rFonts w:hint="eastAsia" w:ascii="宋体" w:hAnsi="宋体" w:eastAsia="宋体" w:cs="宋体"/>
                <w:szCs w:val="21"/>
                <w:shd w:val="clear" w:color="auto" w:fill="FFFFFF"/>
              </w:rPr>
              <w:t>账户信息管理、硬件信息管理（查看）、硬件测评管理（发布、查看、删除自己的测评）、测评评论管理（发表、查看、删除自己的评论）、硬件收藏管理</w:t>
            </w:r>
          </w:p>
        </w:tc>
      </w:tr>
      <w:tr w14:paraId="27ED7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9" w:type="dxa"/>
            <w:vAlign w:val="center"/>
          </w:tcPr>
          <w:p w14:paraId="403D191C">
            <w:pPr>
              <w:jc w:val="center"/>
              <w:rPr>
                <w:rFonts w:hint="eastAsia" w:ascii="宋体" w:hAnsi="宋体" w:eastAsia="宋体"/>
              </w:rPr>
            </w:pPr>
            <w:r>
              <w:rPr>
                <w:rFonts w:hint="eastAsia" w:ascii="宋体" w:hAnsi="宋体" w:eastAsia="宋体"/>
              </w:rPr>
              <w:t>管理员</w:t>
            </w:r>
          </w:p>
        </w:tc>
        <w:tc>
          <w:tcPr>
            <w:tcW w:w="6713" w:type="dxa"/>
            <w:vAlign w:val="center"/>
          </w:tcPr>
          <w:p w14:paraId="02F91028">
            <w:pPr>
              <w:rPr>
                <w:rFonts w:hint="eastAsia" w:ascii="宋体" w:hAnsi="宋体" w:eastAsia="宋体"/>
              </w:rPr>
            </w:pPr>
            <w:r>
              <w:rPr>
                <w:rFonts w:hint="eastAsia" w:ascii="宋体" w:hAnsi="宋体" w:eastAsia="宋体" w:cs="宋体"/>
                <w:szCs w:val="21"/>
                <w:shd w:val="clear" w:color="auto" w:fill="FFFFFF"/>
              </w:rPr>
              <w:t>账户信息管理（管理所有用户）、硬件信息管理（发布、修改、审核、下架）、硬件测评管理（审核、删除所有测评）、测评评论管理（审核、删除所有评论）</w:t>
            </w:r>
          </w:p>
        </w:tc>
      </w:tr>
    </w:tbl>
    <w:p w14:paraId="5D289DD5">
      <w:pPr>
        <w:pStyle w:val="23"/>
        <w:ind w:left="360" w:firstLine="0" w:firstLineChars="0"/>
      </w:pPr>
    </w:p>
    <w:p w14:paraId="7A3BD209">
      <w:pPr>
        <w:pStyle w:val="4"/>
        <w:rPr>
          <w:rFonts w:hint="eastAsia"/>
        </w:rPr>
      </w:pPr>
      <w:bookmarkStart w:id="16" w:name="_Toc148635498"/>
      <w:r>
        <w:rPr>
          <w:rFonts w:hint="eastAsia"/>
        </w:rPr>
        <w:t>1</w:t>
      </w:r>
      <w:r>
        <w:t>.3</w:t>
      </w:r>
      <w:r>
        <w:rPr>
          <w:rFonts w:hint="eastAsia"/>
        </w:rPr>
        <w:t>确定用例（总用例图）</w:t>
      </w:r>
      <w:bookmarkEnd w:id="16"/>
    </w:p>
    <w:p w14:paraId="63F5A56B">
      <w:pPr>
        <w:jc w:val="left"/>
      </w:pPr>
      <w:r>
        <w:t xml:space="preserve"> </w:t>
      </w:r>
      <w:r>
        <w:drawing>
          <wp:inline distT="0" distB="0" distL="0" distR="0">
            <wp:extent cx="5274310" cy="2766695"/>
            <wp:effectExtent l="0" t="0" r="2540" b="0"/>
            <wp:docPr id="1327743988"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43988" name="图片 1" descr="图表&#10;&#10;AI 生成的内容可能不正确。"/>
                    <pic:cNvPicPr>
                      <a:picLocks noChangeAspect="1"/>
                    </pic:cNvPicPr>
                  </pic:nvPicPr>
                  <pic:blipFill>
                    <a:blip r:embed="rId7"/>
                    <a:stretch>
                      <a:fillRect/>
                    </a:stretch>
                  </pic:blipFill>
                  <pic:spPr>
                    <a:xfrm>
                      <a:off x="0" y="0"/>
                      <a:ext cx="5274310" cy="2766695"/>
                    </a:xfrm>
                    <a:prstGeom prst="rect">
                      <a:avLst/>
                    </a:prstGeom>
                  </pic:spPr>
                </pic:pic>
              </a:graphicData>
            </a:graphic>
          </wp:inline>
        </w:drawing>
      </w:r>
    </w:p>
    <w:p w14:paraId="61D7E757">
      <w:pPr>
        <w:pStyle w:val="6"/>
        <w:jc w:val="center"/>
        <w:rPr>
          <w:rFonts w:eastAsiaTheme="minorEastAsia"/>
        </w:rPr>
      </w:pPr>
      <w:commentRangeStart w:id="11"/>
      <w:r>
        <w:t xml:space="preserve">图 </w:t>
      </w:r>
      <w:r>
        <w:fldChar w:fldCharType="begin"/>
      </w:r>
      <w:r>
        <w:instrText xml:space="preserve"> SEQ 图 \* ARABIC </w:instrText>
      </w:r>
      <w:r>
        <w:fldChar w:fldCharType="separate"/>
      </w:r>
      <w:r>
        <w:t>1</w:t>
      </w:r>
      <w:r>
        <w:fldChar w:fldCharType="end"/>
      </w:r>
      <w:r>
        <w:rPr>
          <w:rFonts w:hint="eastAsia"/>
        </w:rPr>
        <w:t>.3 总用例图</w:t>
      </w:r>
      <w:commentRangeEnd w:id="11"/>
      <w:r>
        <w:rPr>
          <w:rStyle w:val="19"/>
          <w:rFonts w:asciiTheme="minorHAnsi" w:hAnsiTheme="minorHAnsi" w:eastAsiaTheme="minorEastAsia"/>
        </w:rPr>
        <w:commentReference w:id="11"/>
      </w:r>
    </w:p>
    <w:p w14:paraId="32D2DCE8">
      <w:pPr>
        <w:pStyle w:val="4"/>
        <w:rPr>
          <w:rFonts w:hint="eastAsia"/>
        </w:rPr>
      </w:pPr>
      <w:bookmarkStart w:id="17" w:name="_Toc148635499"/>
      <w:r>
        <w:rPr>
          <w:rFonts w:hint="eastAsia"/>
        </w:rPr>
        <w:t>1</w:t>
      </w:r>
      <w:r>
        <w:t>.4</w:t>
      </w:r>
      <w:r>
        <w:rPr>
          <w:rFonts w:hint="eastAsia"/>
        </w:rPr>
        <w:t>用例说明</w:t>
      </w:r>
      <w:bookmarkEnd w:id="17"/>
    </w:p>
    <w:p w14:paraId="5E718420">
      <w:pPr>
        <w:pStyle w:val="5"/>
        <w:rPr>
          <w:rFonts w:hint="eastAsia" w:ascii="宋体" w:hAnsi="宋体"/>
          <w:szCs w:val="21"/>
        </w:rPr>
      </w:pPr>
      <w:r>
        <w:rPr>
          <w:rFonts w:hint="eastAsia" w:ascii="宋体" w:hAnsi="宋体"/>
          <w:szCs w:val="21"/>
        </w:rPr>
        <w:t>1.</w:t>
      </w:r>
      <w:r>
        <w:rPr>
          <w:rFonts w:ascii="宋体" w:hAnsi="宋体"/>
          <w:szCs w:val="21"/>
        </w:rPr>
        <w:t>4.1</w:t>
      </w:r>
      <w:r>
        <w:rPr>
          <w:rFonts w:hint="eastAsia"/>
        </w:rPr>
        <w:t>用户</w:t>
      </w:r>
      <w:r>
        <w:rPr>
          <w:rFonts w:hint="eastAsia" w:ascii="宋体" w:hAnsi="宋体"/>
          <w:szCs w:val="21"/>
        </w:rPr>
        <w:t>注册</w:t>
      </w:r>
    </w:p>
    <w:p w14:paraId="43E6A348">
      <w:pPr>
        <w:pStyle w:val="23"/>
        <w:ind w:left="360" w:firstLine="0" w:firstLineChars="0"/>
        <w:rPr>
          <w:rFonts w:hint="eastAsia" w:ascii="宋体" w:hAnsi="宋体" w:eastAsia="宋体"/>
        </w:rPr>
      </w:pPr>
      <w:r>
        <w:rPr>
          <w:rFonts w:hint="eastAsia" w:ascii="宋体" w:hAnsi="宋体" w:eastAsia="宋体"/>
        </w:rPr>
        <w:t>用例名：用户注册</w:t>
      </w:r>
    </w:p>
    <w:p w14:paraId="0212CAF7">
      <w:pPr>
        <w:pStyle w:val="23"/>
        <w:ind w:left="360" w:firstLine="0" w:firstLineChars="0"/>
        <w:rPr>
          <w:rFonts w:hint="eastAsia" w:ascii="宋体" w:hAnsi="宋体" w:eastAsia="宋体"/>
        </w:rPr>
      </w:pPr>
      <w:r>
        <w:rPr>
          <w:rFonts w:hint="eastAsia" w:ascii="宋体" w:hAnsi="宋体" w:eastAsia="宋体"/>
        </w:rPr>
        <w:t>描述：用户通过注册在本系统中添加自己的账号</w:t>
      </w:r>
    </w:p>
    <w:p w14:paraId="260115FC">
      <w:pPr>
        <w:pStyle w:val="23"/>
        <w:ind w:left="360" w:firstLine="0" w:firstLineChars="0"/>
        <w:rPr>
          <w:rFonts w:hint="eastAsia" w:ascii="宋体" w:hAnsi="宋体" w:eastAsia="宋体"/>
        </w:rPr>
      </w:pPr>
      <w:r>
        <w:rPr>
          <w:rFonts w:hint="eastAsia" w:ascii="宋体" w:hAnsi="宋体" w:eastAsia="宋体"/>
        </w:rPr>
        <w:t>参与者：用户、管理员</w:t>
      </w:r>
    </w:p>
    <w:p w14:paraId="12B53D7E">
      <w:pPr>
        <w:pStyle w:val="23"/>
        <w:ind w:left="360" w:firstLine="0" w:firstLineChars="0"/>
        <w:rPr>
          <w:rFonts w:hint="eastAsia" w:ascii="宋体" w:hAnsi="宋体" w:eastAsia="宋体"/>
        </w:rPr>
      </w:pPr>
      <w:r>
        <w:rPr>
          <w:rFonts w:hint="eastAsia" w:ascii="宋体" w:hAnsi="宋体" w:eastAsia="宋体"/>
        </w:rPr>
        <w:t>前置条件：用户、管理员所申请账号未在本系统注册</w:t>
      </w:r>
    </w:p>
    <w:p w14:paraId="4E04C631">
      <w:pPr>
        <w:pStyle w:val="23"/>
        <w:ind w:left="360" w:firstLine="0" w:firstLineChars="0"/>
        <w:rPr>
          <w:rFonts w:hint="eastAsia" w:ascii="宋体" w:hAnsi="宋体" w:eastAsia="宋体"/>
        </w:rPr>
      </w:pPr>
      <w:r>
        <w:rPr>
          <w:rFonts w:hint="eastAsia" w:ascii="宋体" w:hAnsi="宋体" w:eastAsia="宋体"/>
        </w:rPr>
        <w:t>活动图：</w:t>
      </w:r>
    </w:p>
    <w:p w14:paraId="28342137">
      <w:pPr>
        <w:pStyle w:val="23"/>
        <w:ind w:left="360" w:firstLine="0" w:firstLineChars="0"/>
        <w:jc w:val="center"/>
      </w:pPr>
      <w:r>
        <w:drawing>
          <wp:inline distT="0" distB="0" distL="0" distR="0">
            <wp:extent cx="5274310" cy="4708525"/>
            <wp:effectExtent l="0" t="0" r="2540" b="0"/>
            <wp:docPr id="205940362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03620" name="图片 1" descr="图示&#10;&#10;AI 生成的内容可能不正确。"/>
                    <pic:cNvPicPr>
                      <a:picLocks noChangeAspect="1"/>
                    </pic:cNvPicPr>
                  </pic:nvPicPr>
                  <pic:blipFill>
                    <a:blip r:embed="rId8"/>
                    <a:stretch>
                      <a:fillRect/>
                    </a:stretch>
                  </pic:blipFill>
                  <pic:spPr>
                    <a:xfrm>
                      <a:off x="0" y="0"/>
                      <a:ext cx="5274310" cy="4708525"/>
                    </a:xfrm>
                    <a:prstGeom prst="rect">
                      <a:avLst/>
                    </a:prstGeom>
                  </pic:spPr>
                </pic:pic>
              </a:graphicData>
            </a:graphic>
          </wp:inline>
        </w:drawing>
      </w:r>
    </w:p>
    <w:p w14:paraId="72EB0588">
      <w:pPr>
        <w:pStyle w:val="6"/>
        <w:ind w:left="360"/>
        <w:jc w:val="center"/>
        <w:rPr>
          <w:rFonts w:eastAsiaTheme="minorEastAsia"/>
        </w:rPr>
      </w:pPr>
      <w:r>
        <w:t xml:space="preserve">图 </w:t>
      </w:r>
      <w:r>
        <w:rPr>
          <w:rFonts w:hint="eastAsia"/>
        </w:rPr>
        <w:t>1.4.1 用户注册用例图</w:t>
      </w:r>
    </w:p>
    <w:p w14:paraId="3D402858">
      <w:pPr>
        <w:pStyle w:val="5"/>
        <w:rPr>
          <w:rFonts w:hint="eastAsia" w:ascii="宋体" w:hAnsi="宋体"/>
          <w:szCs w:val="21"/>
        </w:rPr>
      </w:pPr>
      <w:r>
        <w:rPr>
          <w:rFonts w:ascii="宋体" w:hAnsi="宋体"/>
          <w:szCs w:val="21"/>
        </w:rPr>
        <w:t>1.4.2</w:t>
      </w:r>
      <w:r>
        <w:rPr>
          <w:rFonts w:hint="eastAsia" w:ascii="宋体" w:hAnsi="宋体"/>
          <w:szCs w:val="21"/>
        </w:rPr>
        <w:t>用户登录</w:t>
      </w:r>
    </w:p>
    <w:p w14:paraId="61588E36">
      <w:pPr>
        <w:pStyle w:val="23"/>
        <w:ind w:left="360" w:firstLine="0" w:firstLineChars="0"/>
        <w:rPr>
          <w:rFonts w:hint="eastAsia" w:ascii="宋体" w:hAnsi="宋体" w:eastAsia="宋体"/>
        </w:rPr>
      </w:pPr>
      <w:r>
        <w:rPr>
          <w:rFonts w:hint="eastAsia" w:ascii="宋体" w:hAnsi="宋体" w:eastAsia="宋体"/>
        </w:rPr>
        <w:t>用例名：用户登录</w:t>
      </w:r>
    </w:p>
    <w:p w14:paraId="1D548A15">
      <w:pPr>
        <w:pStyle w:val="23"/>
        <w:ind w:left="360" w:firstLine="0" w:firstLineChars="0"/>
        <w:rPr>
          <w:rFonts w:hint="eastAsia" w:ascii="宋体" w:hAnsi="宋体" w:eastAsia="宋体"/>
        </w:rPr>
      </w:pPr>
      <w:r>
        <w:rPr>
          <w:rFonts w:hint="eastAsia" w:ascii="宋体" w:hAnsi="宋体" w:eastAsia="宋体"/>
        </w:rPr>
        <w:t>描述：用户选择登陆方式，通过选择的方式登录系统</w:t>
      </w:r>
    </w:p>
    <w:p w14:paraId="4F4200A6">
      <w:pPr>
        <w:pStyle w:val="23"/>
        <w:ind w:left="360" w:firstLine="0" w:firstLineChars="0"/>
        <w:rPr>
          <w:rFonts w:hint="eastAsia" w:ascii="宋体" w:hAnsi="宋体" w:eastAsia="宋体"/>
        </w:rPr>
      </w:pPr>
      <w:r>
        <w:rPr>
          <w:rFonts w:hint="eastAsia" w:ascii="宋体" w:hAnsi="宋体" w:eastAsia="宋体"/>
        </w:rPr>
        <w:t>参与者：用户、管理员</w:t>
      </w:r>
    </w:p>
    <w:p w14:paraId="321FC2E9">
      <w:pPr>
        <w:pStyle w:val="23"/>
        <w:ind w:left="360" w:firstLine="0" w:firstLineChars="0"/>
        <w:rPr>
          <w:rFonts w:hint="eastAsia" w:ascii="宋体" w:hAnsi="宋体" w:eastAsia="宋体"/>
        </w:rPr>
      </w:pPr>
      <w:r>
        <w:rPr>
          <w:rFonts w:hint="eastAsia" w:ascii="宋体" w:hAnsi="宋体" w:eastAsia="宋体"/>
        </w:rPr>
        <w:t>前置条件：用户、管理员登录账号已在本系统注册</w:t>
      </w:r>
    </w:p>
    <w:p w14:paraId="07853FFC">
      <w:pPr>
        <w:pStyle w:val="23"/>
        <w:ind w:left="360" w:firstLine="0" w:firstLineChars="0"/>
        <w:rPr>
          <w:rFonts w:hint="eastAsia" w:ascii="宋体" w:hAnsi="宋体" w:eastAsia="宋体"/>
        </w:rPr>
      </w:pPr>
      <w:r>
        <w:rPr>
          <w:rFonts w:hint="eastAsia" w:ascii="宋体" w:hAnsi="宋体" w:eastAsia="宋体"/>
        </w:rPr>
        <w:t>活动图：</w:t>
      </w:r>
    </w:p>
    <w:p w14:paraId="1DF46A22">
      <w:pPr>
        <w:pStyle w:val="23"/>
        <w:ind w:left="360" w:firstLine="0" w:firstLineChars="0"/>
        <w:jc w:val="center"/>
      </w:pPr>
      <w:r>
        <w:drawing>
          <wp:inline distT="0" distB="0" distL="0" distR="0">
            <wp:extent cx="4533900" cy="3609975"/>
            <wp:effectExtent l="0" t="0" r="0" b="9525"/>
            <wp:docPr id="198023977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39770" name="图片 1" descr="图示&#10;&#10;AI 生成的内容可能不正确。"/>
                    <pic:cNvPicPr>
                      <a:picLocks noChangeAspect="1"/>
                    </pic:cNvPicPr>
                  </pic:nvPicPr>
                  <pic:blipFill>
                    <a:blip r:embed="rId9"/>
                    <a:stretch>
                      <a:fillRect/>
                    </a:stretch>
                  </pic:blipFill>
                  <pic:spPr>
                    <a:xfrm>
                      <a:off x="0" y="0"/>
                      <a:ext cx="4534533" cy="3610479"/>
                    </a:xfrm>
                    <a:prstGeom prst="rect">
                      <a:avLst/>
                    </a:prstGeom>
                  </pic:spPr>
                </pic:pic>
              </a:graphicData>
            </a:graphic>
          </wp:inline>
        </w:drawing>
      </w:r>
    </w:p>
    <w:p w14:paraId="44986E0C">
      <w:pPr>
        <w:pStyle w:val="6"/>
        <w:ind w:left="360"/>
        <w:jc w:val="center"/>
        <w:rPr>
          <w:rFonts w:eastAsiaTheme="minorEastAsia"/>
        </w:rPr>
      </w:pPr>
      <w:r>
        <w:t xml:space="preserve">图 </w:t>
      </w:r>
      <w:r>
        <w:rPr>
          <w:rFonts w:hint="eastAsia"/>
        </w:rPr>
        <w:t>1.4.2 用户登录活动图</w:t>
      </w:r>
    </w:p>
    <w:p w14:paraId="26C29814">
      <w:pPr>
        <w:pStyle w:val="5"/>
        <w:rPr>
          <w:rFonts w:hint="eastAsia" w:ascii="宋体" w:hAnsi="宋体"/>
          <w:szCs w:val="21"/>
        </w:rPr>
      </w:pPr>
      <w:r>
        <w:rPr>
          <w:rFonts w:ascii="宋体" w:hAnsi="宋体"/>
          <w:szCs w:val="21"/>
        </w:rPr>
        <w:t>1.4.</w:t>
      </w:r>
      <w:r>
        <w:rPr>
          <w:rFonts w:hint="eastAsia" w:ascii="宋体" w:hAnsi="宋体"/>
          <w:szCs w:val="21"/>
        </w:rPr>
        <w:t>3修改用户信息</w:t>
      </w:r>
    </w:p>
    <w:p w14:paraId="12510951">
      <w:pPr>
        <w:pStyle w:val="23"/>
        <w:ind w:left="360" w:firstLine="0" w:firstLineChars="0"/>
        <w:rPr>
          <w:rFonts w:hint="eastAsia" w:ascii="宋体" w:hAnsi="宋体" w:eastAsia="宋体"/>
        </w:rPr>
      </w:pPr>
      <w:r>
        <w:rPr>
          <w:rFonts w:hint="eastAsia" w:ascii="宋体" w:hAnsi="宋体" w:eastAsia="宋体"/>
        </w:rPr>
        <w:t>用例名：修改用户信息</w:t>
      </w:r>
    </w:p>
    <w:p w14:paraId="49DF17EE">
      <w:pPr>
        <w:pStyle w:val="23"/>
        <w:ind w:left="360" w:firstLine="0" w:firstLineChars="0"/>
        <w:rPr>
          <w:rFonts w:hint="eastAsia" w:ascii="宋体" w:hAnsi="宋体" w:eastAsia="宋体"/>
        </w:rPr>
      </w:pPr>
      <w:r>
        <w:rPr>
          <w:rFonts w:hint="eastAsia" w:ascii="宋体" w:hAnsi="宋体" w:eastAsia="宋体"/>
        </w:rPr>
        <w:t>描述：登录账号后，用户可通过该功能修改个人信息及修改密码</w:t>
      </w:r>
    </w:p>
    <w:p w14:paraId="0EA5E573">
      <w:pPr>
        <w:pStyle w:val="23"/>
        <w:ind w:left="360" w:firstLine="0" w:firstLineChars="0"/>
        <w:rPr>
          <w:rFonts w:hint="eastAsia" w:ascii="宋体" w:hAnsi="宋体" w:eastAsia="宋体"/>
        </w:rPr>
      </w:pPr>
      <w:r>
        <w:rPr>
          <w:rFonts w:hint="eastAsia" w:ascii="宋体" w:hAnsi="宋体" w:eastAsia="宋体"/>
        </w:rPr>
        <w:t>参与者：用户</w:t>
      </w:r>
    </w:p>
    <w:p w14:paraId="0D60140B">
      <w:pPr>
        <w:pStyle w:val="23"/>
        <w:ind w:left="360" w:firstLine="0" w:firstLineChars="0"/>
        <w:rPr>
          <w:rFonts w:hint="eastAsia" w:ascii="宋体" w:hAnsi="宋体" w:eastAsia="宋体"/>
        </w:rPr>
      </w:pPr>
      <w:r>
        <w:rPr>
          <w:rFonts w:hint="eastAsia" w:ascii="宋体" w:hAnsi="宋体" w:eastAsia="宋体"/>
        </w:rPr>
        <w:t>前置条件：用户已在本系统登录</w:t>
      </w:r>
    </w:p>
    <w:p w14:paraId="39EDA45E">
      <w:pPr>
        <w:pStyle w:val="23"/>
        <w:ind w:left="360" w:firstLine="0" w:firstLineChars="0"/>
        <w:rPr>
          <w:rFonts w:hint="eastAsia" w:ascii="宋体" w:hAnsi="宋体" w:eastAsia="宋体"/>
        </w:rPr>
      </w:pPr>
      <w:r>
        <w:rPr>
          <w:rFonts w:hint="eastAsia" w:ascii="宋体" w:hAnsi="宋体" w:eastAsia="宋体"/>
        </w:rPr>
        <w:t>活动图：</w:t>
      </w:r>
    </w:p>
    <w:p w14:paraId="6CC770BA">
      <w:pPr>
        <w:pStyle w:val="23"/>
        <w:ind w:left="360" w:firstLine="0" w:firstLineChars="0"/>
        <w:jc w:val="center"/>
      </w:pPr>
      <w:r>
        <w:drawing>
          <wp:inline distT="0" distB="0" distL="0" distR="0">
            <wp:extent cx="3829050" cy="6344285"/>
            <wp:effectExtent l="0" t="0" r="0" b="0"/>
            <wp:docPr id="149353273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32733" name="图片 1" descr="图示&#10;&#10;AI 生成的内容可能不正确。"/>
                    <pic:cNvPicPr>
                      <a:picLocks noChangeAspect="1"/>
                    </pic:cNvPicPr>
                  </pic:nvPicPr>
                  <pic:blipFill>
                    <a:blip r:embed="rId10"/>
                    <a:stretch>
                      <a:fillRect/>
                    </a:stretch>
                  </pic:blipFill>
                  <pic:spPr>
                    <a:xfrm>
                      <a:off x="0" y="0"/>
                      <a:ext cx="3829584" cy="6344535"/>
                    </a:xfrm>
                    <a:prstGeom prst="rect">
                      <a:avLst/>
                    </a:prstGeom>
                  </pic:spPr>
                </pic:pic>
              </a:graphicData>
            </a:graphic>
          </wp:inline>
        </w:drawing>
      </w:r>
    </w:p>
    <w:p w14:paraId="3A3C93D2">
      <w:pPr>
        <w:pStyle w:val="6"/>
        <w:ind w:left="360"/>
        <w:jc w:val="center"/>
        <w:rPr>
          <w:rFonts w:eastAsiaTheme="minorEastAsia"/>
        </w:rPr>
      </w:pPr>
      <w:r>
        <w:t xml:space="preserve">图 </w:t>
      </w:r>
      <w:r>
        <w:rPr>
          <w:rFonts w:hint="eastAsia"/>
        </w:rPr>
        <w:t>1.4.3 修改用户信息活动图</w:t>
      </w:r>
    </w:p>
    <w:p w14:paraId="40FFA9B1">
      <w:pPr>
        <w:pStyle w:val="5"/>
        <w:rPr>
          <w:rFonts w:hint="eastAsia" w:ascii="宋体" w:hAnsi="宋体"/>
          <w:szCs w:val="21"/>
        </w:rPr>
      </w:pPr>
      <w:r>
        <w:rPr>
          <w:rFonts w:ascii="宋体" w:hAnsi="宋体"/>
          <w:szCs w:val="21"/>
        </w:rPr>
        <w:t>1.4.</w:t>
      </w:r>
      <w:r>
        <w:rPr>
          <w:rFonts w:hint="eastAsia" w:ascii="宋体" w:hAnsi="宋体"/>
          <w:szCs w:val="21"/>
        </w:rPr>
        <w:t>4注销账号</w:t>
      </w:r>
    </w:p>
    <w:p w14:paraId="2B1DD34E">
      <w:pPr>
        <w:pStyle w:val="23"/>
        <w:ind w:left="360" w:firstLine="0" w:firstLineChars="0"/>
        <w:rPr>
          <w:rFonts w:hint="eastAsia" w:ascii="宋体" w:hAnsi="宋体" w:eastAsia="宋体"/>
        </w:rPr>
      </w:pPr>
      <w:r>
        <w:rPr>
          <w:rFonts w:hint="eastAsia" w:ascii="宋体" w:hAnsi="宋体" w:eastAsia="宋体"/>
        </w:rPr>
        <w:t>用例名：注销账号</w:t>
      </w:r>
    </w:p>
    <w:p w14:paraId="32400F4F">
      <w:pPr>
        <w:pStyle w:val="23"/>
        <w:ind w:left="360" w:firstLine="0" w:firstLineChars="0"/>
        <w:rPr>
          <w:rFonts w:hint="eastAsia" w:ascii="宋体" w:hAnsi="宋体" w:eastAsia="宋体"/>
        </w:rPr>
      </w:pPr>
      <w:r>
        <w:rPr>
          <w:rFonts w:hint="eastAsia" w:ascii="宋体" w:hAnsi="宋体" w:eastAsia="宋体"/>
        </w:rPr>
        <w:t>描述：用户注销自己的账号</w:t>
      </w:r>
    </w:p>
    <w:p w14:paraId="5E981779">
      <w:pPr>
        <w:pStyle w:val="23"/>
        <w:ind w:left="360" w:firstLine="0" w:firstLineChars="0"/>
        <w:rPr>
          <w:rFonts w:hint="eastAsia" w:ascii="宋体" w:hAnsi="宋体" w:eastAsia="宋体"/>
        </w:rPr>
      </w:pPr>
      <w:r>
        <w:rPr>
          <w:rFonts w:hint="eastAsia" w:ascii="宋体" w:hAnsi="宋体" w:eastAsia="宋体"/>
        </w:rPr>
        <w:t>参与者：用户</w:t>
      </w:r>
    </w:p>
    <w:p w14:paraId="0BC96BA1">
      <w:pPr>
        <w:pStyle w:val="23"/>
        <w:ind w:left="360" w:firstLine="0" w:firstLineChars="0"/>
        <w:rPr>
          <w:rFonts w:hint="eastAsia" w:ascii="宋体" w:hAnsi="宋体" w:eastAsia="宋体"/>
        </w:rPr>
      </w:pPr>
      <w:r>
        <w:rPr>
          <w:rFonts w:hint="eastAsia" w:ascii="宋体" w:hAnsi="宋体" w:eastAsia="宋体"/>
        </w:rPr>
        <w:t>前置条件：用户已在本系统登录</w:t>
      </w:r>
    </w:p>
    <w:p w14:paraId="4932BDD4">
      <w:pPr>
        <w:pStyle w:val="23"/>
        <w:ind w:left="360" w:firstLine="0" w:firstLineChars="0"/>
        <w:rPr>
          <w:rFonts w:hint="eastAsia" w:ascii="宋体" w:hAnsi="宋体" w:eastAsia="宋体"/>
        </w:rPr>
      </w:pPr>
      <w:r>
        <w:rPr>
          <w:rFonts w:hint="eastAsia" w:ascii="宋体" w:hAnsi="宋体" w:eastAsia="宋体"/>
        </w:rPr>
        <w:t>活动图：</w:t>
      </w:r>
    </w:p>
    <w:p w14:paraId="3AA94CA7">
      <w:pPr>
        <w:pStyle w:val="23"/>
        <w:ind w:left="360" w:firstLine="0" w:firstLineChars="0"/>
        <w:jc w:val="center"/>
      </w:pPr>
      <w:r>
        <w:drawing>
          <wp:inline distT="0" distB="0" distL="0" distR="0">
            <wp:extent cx="3333750" cy="4610735"/>
            <wp:effectExtent l="0" t="0" r="0" b="0"/>
            <wp:docPr id="153126980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69804" name="图片 1" descr="图示&#10;&#10;AI 生成的内容可能不正确。"/>
                    <pic:cNvPicPr>
                      <a:picLocks noChangeAspect="1"/>
                    </pic:cNvPicPr>
                  </pic:nvPicPr>
                  <pic:blipFill>
                    <a:blip r:embed="rId11"/>
                    <a:stretch>
                      <a:fillRect/>
                    </a:stretch>
                  </pic:blipFill>
                  <pic:spPr>
                    <a:xfrm>
                      <a:off x="0" y="0"/>
                      <a:ext cx="3334215" cy="4610743"/>
                    </a:xfrm>
                    <a:prstGeom prst="rect">
                      <a:avLst/>
                    </a:prstGeom>
                  </pic:spPr>
                </pic:pic>
              </a:graphicData>
            </a:graphic>
          </wp:inline>
        </w:drawing>
      </w:r>
    </w:p>
    <w:p w14:paraId="0BEE65F5">
      <w:pPr>
        <w:pStyle w:val="6"/>
        <w:ind w:left="360"/>
        <w:jc w:val="center"/>
        <w:rPr>
          <w:rFonts w:eastAsiaTheme="minorEastAsia"/>
        </w:rPr>
      </w:pPr>
      <w:r>
        <w:t xml:space="preserve">图 </w:t>
      </w:r>
      <w:r>
        <w:rPr>
          <w:rFonts w:hint="eastAsia"/>
        </w:rPr>
        <w:t>1.4.4 注销账号活动图</w:t>
      </w:r>
    </w:p>
    <w:p w14:paraId="53CA1FD3">
      <w:pPr>
        <w:pStyle w:val="5"/>
        <w:rPr>
          <w:rFonts w:hint="eastAsia" w:ascii="宋体" w:hAnsi="宋体"/>
          <w:szCs w:val="21"/>
        </w:rPr>
      </w:pPr>
      <w:r>
        <w:rPr>
          <w:rFonts w:ascii="宋体" w:hAnsi="宋体"/>
          <w:szCs w:val="21"/>
        </w:rPr>
        <w:t>1.4.</w:t>
      </w:r>
      <w:r>
        <w:rPr>
          <w:rFonts w:hint="eastAsia" w:ascii="宋体" w:hAnsi="宋体"/>
          <w:szCs w:val="21"/>
        </w:rPr>
        <w:t>5管理用户账号</w:t>
      </w:r>
    </w:p>
    <w:p w14:paraId="0C33C7DC">
      <w:pPr>
        <w:pStyle w:val="23"/>
        <w:ind w:left="360" w:firstLine="0" w:firstLineChars="0"/>
        <w:rPr>
          <w:rFonts w:hint="eastAsia" w:ascii="宋体" w:hAnsi="宋体" w:eastAsia="宋体"/>
        </w:rPr>
      </w:pPr>
      <w:r>
        <w:rPr>
          <w:rFonts w:hint="eastAsia" w:ascii="宋体" w:hAnsi="宋体" w:eastAsia="宋体"/>
        </w:rPr>
        <w:t>用例名：管理用户账号</w:t>
      </w:r>
    </w:p>
    <w:p w14:paraId="3986ED1B">
      <w:pPr>
        <w:pStyle w:val="23"/>
        <w:ind w:left="360" w:firstLine="0" w:firstLineChars="0"/>
        <w:rPr>
          <w:rFonts w:hint="eastAsia" w:ascii="宋体" w:hAnsi="宋体" w:eastAsia="宋体"/>
        </w:rPr>
      </w:pPr>
      <w:r>
        <w:rPr>
          <w:rFonts w:hint="eastAsia" w:ascii="宋体" w:hAnsi="宋体" w:eastAsia="宋体"/>
        </w:rPr>
        <w:t>描述：管理员可对任意用户账号进行信息修改、注销账户等操作</w:t>
      </w:r>
    </w:p>
    <w:p w14:paraId="084308C4">
      <w:pPr>
        <w:pStyle w:val="23"/>
        <w:ind w:left="360" w:firstLine="0" w:firstLineChars="0"/>
        <w:rPr>
          <w:rFonts w:hint="eastAsia" w:ascii="宋体" w:hAnsi="宋体" w:eastAsia="宋体"/>
        </w:rPr>
      </w:pPr>
      <w:r>
        <w:rPr>
          <w:rFonts w:hint="eastAsia" w:ascii="宋体" w:hAnsi="宋体" w:eastAsia="宋体"/>
        </w:rPr>
        <w:t>参与者：管理员</w:t>
      </w:r>
    </w:p>
    <w:p w14:paraId="0EB40685">
      <w:pPr>
        <w:pStyle w:val="23"/>
        <w:ind w:left="360" w:firstLine="0" w:firstLineChars="0"/>
        <w:rPr>
          <w:rFonts w:hint="eastAsia" w:ascii="宋体" w:hAnsi="宋体" w:eastAsia="宋体"/>
        </w:rPr>
      </w:pPr>
      <w:r>
        <w:rPr>
          <w:rFonts w:hint="eastAsia" w:ascii="宋体" w:hAnsi="宋体" w:eastAsia="宋体"/>
        </w:rPr>
        <w:t>前置条件：管理员已在本系统登录，用户账号已在本系统注册</w:t>
      </w:r>
    </w:p>
    <w:p w14:paraId="2B6AE273">
      <w:pPr>
        <w:pStyle w:val="23"/>
        <w:ind w:left="360" w:firstLine="0" w:firstLineChars="0"/>
        <w:rPr>
          <w:rFonts w:hint="eastAsia" w:ascii="宋体" w:hAnsi="宋体" w:eastAsia="宋体"/>
        </w:rPr>
      </w:pPr>
      <w:r>
        <w:rPr>
          <w:rFonts w:hint="eastAsia" w:ascii="宋体" w:hAnsi="宋体" w:eastAsia="宋体"/>
        </w:rPr>
        <w:t>活动图：</w:t>
      </w:r>
    </w:p>
    <w:p w14:paraId="3E7E3037">
      <w:pPr>
        <w:pStyle w:val="23"/>
        <w:ind w:left="360" w:firstLine="0" w:firstLineChars="0"/>
        <w:jc w:val="center"/>
      </w:pPr>
      <w:r>
        <w:drawing>
          <wp:inline distT="0" distB="0" distL="0" distR="0">
            <wp:extent cx="4514850" cy="4763135"/>
            <wp:effectExtent l="0" t="0" r="0" b="0"/>
            <wp:docPr id="154812896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28960" name="图片 1" descr="图示&#10;&#10;AI 生成的内容可能不正确。"/>
                    <pic:cNvPicPr>
                      <a:picLocks noChangeAspect="1"/>
                    </pic:cNvPicPr>
                  </pic:nvPicPr>
                  <pic:blipFill>
                    <a:blip r:embed="rId12"/>
                    <a:stretch>
                      <a:fillRect/>
                    </a:stretch>
                  </pic:blipFill>
                  <pic:spPr>
                    <a:xfrm>
                      <a:off x="0" y="0"/>
                      <a:ext cx="4515480" cy="4763165"/>
                    </a:xfrm>
                    <a:prstGeom prst="rect">
                      <a:avLst/>
                    </a:prstGeom>
                  </pic:spPr>
                </pic:pic>
              </a:graphicData>
            </a:graphic>
          </wp:inline>
        </w:drawing>
      </w:r>
    </w:p>
    <w:p w14:paraId="0A0C910A">
      <w:pPr>
        <w:pStyle w:val="6"/>
        <w:ind w:left="360"/>
        <w:jc w:val="center"/>
        <w:rPr>
          <w:rFonts w:eastAsiaTheme="minorEastAsia"/>
        </w:rPr>
      </w:pPr>
      <w:r>
        <w:t xml:space="preserve">图 </w:t>
      </w:r>
      <w:r>
        <w:rPr>
          <w:rFonts w:hint="eastAsia"/>
        </w:rPr>
        <w:t>1.4.5 管理用户账号活动图</w:t>
      </w:r>
    </w:p>
    <w:p w14:paraId="1F24E50E">
      <w:pPr>
        <w:pStyle w:val="5"/>
        <w:rPr>
          <w:rFonts w:hint="eastAsia" w:ascii="宋体" w:hAnsi="宋体"/>
          <w:szCs w:val="21"/>
        </w:rPr>
      </w:pPr>
      <w:r>
        <w:rPr>
          <w:rFonts w:ascii="宋体" w:hAnsi="宋体"/>
          <w:szCs w:val="21"/>
        </w:rPr>
        <w:t>1.4.</w:t>
      </w:r>
      <w:r>
        <w:rPr>
          <w:rFonts w:hint="eastAsia" w:ascii="宋体" w:hAnsi="宋体"/>
          <w:szCs w:val="21"/>
        </w:rPr>
        <w:t>6找回密码</w:t>
      </w:r>
    </w:p>
    <w:p w14:paraId="65741B4E">
      <w:pPr>
        <w:pStyle w:val="23"/>
        <w:ind w:left="360" w:firstLine="0" w:firstLineChars="0"/>
        <w:rPr>
          <w:rFonts w:hint="eastAsia" w:ascii="宋体" w:hAnsi="宋体" w:eastAsia="宋体" w:cs="宋体"/>
        </w:rPr>
      </w:pPr>
      <w:r>
        <w:rPr>
          <w:rFonts w:hint="eastAsia" w:ascii="宋体" w:hAnsi="宋体" w:eastAsia="宋体" w:cs="宋体"/>
        </w:rPr>
        <w:t>用例名：找回密码</w:t>
      </w:r>
    </w:p>
    <w:p w14:paraId="32487BA5">
      <w:pPr>
        <w:pStyle w:val="23"/>
        <w:ind w:left="360" w:firstLine="0" w:firstLineChars="0"/>
        <w:rPr>
          <w:rFonts w:hint="eastAsia" w:ascii="宋体" w:hAnsi="宋体" w:eastAsia="宋体" w:cs="宋体"/>
        </w:rPr>
      </w:pPr>
      <w:r>
        <w:rPr>
          <w:rFonts w:hint="eastAsia" w:ascii="宋体" w:hAnsi="宋体" w:eastAsia="宋体" w:cs="宋体"/>
        </w:rPr>
        <w:t>描述：忘记密码的用户可通过此功能重新设置密码</w:t>
      </w:r>
    </w:p>
    <w:p w14:paraId="21BC2988">
      <w:pPr>
        <w:pStyle w:val="23"/>
        <w:ind w:left="360" w:firstLine="0" w:firstLineChars="0"/>
        <w:rPr>
          <w:rFonts w:hint="eastAsia" w:ascii="宋体" w:hAnsi="宋体" w:eastAsia="宋体" w:cs="宋体"/>
        </w:rPr>
      </w:pPr>
      <w:r>
        <w:rPr>
          <w:rFonts w:hint="eastAsia" w:ascii="宋体" w:hAnsi="宋体" w:eastAsia="宋体" w:cs="宋体"/>
        </w:rPr>
        <w:t>参与者：用户</w:t>
      </w:r>
    </w:p>
    <w:p w14:paraId="4A920FE9">
      <w:pPr>
        <w:pStyle w:val="23"/>
        <w:ind w:left="360" w:firstLine="0" w:firstLineChars="0"/>
        <w:rPr>
          <w:rFonts w:hint="eastAsia" w:ascii="宋体" w:hAnsi="宋体" w:eastAsia="宋体" w:cs="宋体"/>
        </w:rPr>
      </w:pPr>
      <w:r>
        <w:rPr>
          <w:rFonts w:hint="eastAsia" w:ascii="宋体" w:hAnsi="宋体" w:eastAsia="宋体" w:cs="宋体"/>
        </w:rPr>
        <w:t>前置条件：用户账号已在本系统注册</w:t>
      </w:r>
    </w:p>
    <w:p w14:paraId="60793EC0">
      <w:pPr>
        <w:pStyle w:val="23"/>
        <w:ind w:left="360" w:firstLine="0" w:firstLineChars="0"/>
        <w:rPr>
          <w:rFonts w:hint="eastAsia" w:ascii="宋体" w:hAnsi="宋体" w:eastAsia="宋体" w:cs="宋体"/>
        </w:rPr>
      </w:pPr>
      <w:r>
        <w:rPr>
          <w:rFonts w:hint="eastAsia" w:ascii="宋体" w:hAnsi="宋体" w:eastAsia="宋体" w:cs="宋体"/>
        </w:rPr>
        <w:t>活动图：</w:t>
      </w:r>
    </w:p>
    <w:p w14:paraId="2669352D">
      <w:pPr>
        <w:pStyle w:val="23"/>
        <w:ind w:left="360" w:firstLine="0" w:firstLineChars="0"/>
        <w:jc w:val="center"/>
      </w:pPr>
      <w:r>
        <w:drawing>
          <wp:inline distT="0" distB="0" distL="0" distR="0">
            <wp:extent cx="3590925" cy="5058410"/>
            <wp:effectExtent l="0" t="0" r="9525" b="8890"/>
            <wp:docPr id="192521673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16739" name="图片 1" descr="图示&#10;&#10;AI 生成的内容可能不正确。"/>
                    <pic:cNvPicPr>
                      <a:picLocks noChangeAspect="1"/>
                    </pic:cNvPicPr>
                  </pic:nvPicPr>
                  <pic:blipFill>
                    <a:blip r:embed="rId13"/>
                    <a:stretch>
                      <a:fillRect/>
                    </a:stretch>
                  </pic:blipFill>
                  <pic:spPr>
                    <a:xfrm>
                      <a:off x="0" y="0"/>
                      <a:ext cx="3591426" cy="5058481"/>
                    </a:xfrm>
                    <a:prstGeom prst="rect">
                      <a:avLst/>
                    </a:prstGeom>
                  </pic:spPr>
                </pic:pic>
              </a:graphicData>
            </a:graphic>
          </wp:inline>
        </w:drawing>
      </w:r>
    </w:p>
    <w:p w14:paraId="2D29C8A1">
      <w:pPr>
        <w:pStyle w:val="6"/>
        <w:ind w:left="360"/>
        <w:jc w:val="center"/>
        <w:rPr>
          <w:rFonts w:eastAsiaTheme="minorEastAsia"/>
        </w:rPr>
      </w:pPr>
      <w:r>
        <w:t xml:space="preserve">图 </w:t>
      </w:r>
      <w:r>
        <w:rPr>
          <w:rFonts w:hint="eastAsia"/>
        </w:rPr>
        <w:t>1.4.6 找回密码活动图</w:t>
      </w:r>
    </w:p>
    <w:p w14:paraId="370294B1">
      <w:pPr>
        <w:pStyle w:val="5"/>
        <w:rPr>
          <w:rFonts w:hint="eastAsia" w:ascii="宋体" w:hAnsi="宋体"/>
          <w:szCs w:val="21"/>
        </w:rPr>
      </w:pPr>
      <w:r>
        <w:rPr>
          <w:rFonts w:ascii="宋体" w:hAnsi="宋体"/>
          <w:szCs w:val="21"/>
        </w:rPr>
        <w:t>1.4.</w:t>
      </w:r>
      <w:r>
        <w:rPr>
          <w:rFonts w:hint="eastAsia" w:ascii="宋体" w:hAnsi="宋体"/>
          <w:szCs w:val="21"/>
        </w:rPr>
        <w:t>7发布硬件信息</w:t>
      </w:r>
    </w:p>
    <w:p w14:paraId="790F19B9">
      <w:pPr>
        <w:pStyle w:val="23"/>
        <w:ind w:left="360" w:firstLine="0" w:firstLineChars="0"/>
        <w:rPr>
          <w:rFonts w:hint="eastAsia" w:ascii="宋体" w:hAnsi="宋体" w:eastAsia="宋体" w:cs="宋体"/>
        </w:rPr>
      </w:pPr>
      <w:r>
        <w:rPr>
          <w:rFonts w:hint="eastAsia" w:ascii="宋体" w:hAnsi="宋体" w:eastAsia="宋体" w:cs="宋体"/>
        </w:rPr>
        <w:t>用例名：发布硬件信息</w:t>
      </w:r>
    </w:p>
    <w:p w14:paraId="535ABCBA">
      <w:pPr>
        <w:pStyle w:val="23"/>
        <w:ind w:left="360" w:firstLine="0" w:firstLineChars="0"/>
        <w:rPr>
          <w:rFonts w:hint="eastAsia" w:ascii="宋体" w:hAnsi="宋体" w:eastAsia="宋体" w:cs="宋体"/>
        </w:rPr>
      </w:pPr>
      <w:r>
        <w:rPr>
          <w:rFonts w:hint="eastAsia" w:ascii="宋体" w:hAnsi="宋体" w:eastAsia="宋体" w:cs="宋体"/>
        </w:rPr>
        <w:t>描述：根据硬件实际情况发布硬件参数、价格、库存等信息</w:t>
      </w:r>
    </w:p>
    <w:p w14:paraId="5B070269">
      <w:pPr>
        <w:pStyle w:val="23"/>
        <w:ind w:left="360" w:firstLine="0" w:firstLineChars="0"/>
        <w:rPr>
          <w:rFonts w:hint="eastAsia" w:ascii="宋体" w:hAnsi="宋体" w:eastAsia="宋体" w:cs="宋体"/>
        </w:rPr>
      </w:pPr>
      <w:r>
        <w:rPr>
          <w:rFonts w:hint="eastAsia" w:ascii="宋体" w:hAnsi="宋体" w:eastAsia="宋体" w:cs="宋体"/>
        </w:rPr>
        <w:t>参与者：管理员</w:t>
      </w:r>
    </w:p>
    <w:p w14:paraId="36F463FE">
      <w:pPr>
        <w:pStyle w:val="23"/>
        <w:ind w:left="360" w:firstLine="0" w:firstLineChars="0"/>
        <w:rPr>
          <w:rFonts w:hint="eastAsia" w:ascii="宋体" w:hAnsi="宋体" w:eastAsia="宋体" w:cs="宋体"/>
        </w:rPr>
      </w:pPr>
      <w:r>
        <w:rPr>
          <w:rFonts w:hint="eastAsia" w:ascii="宋体" w:hAnsi="宋体" w:eastAsia="宋体" w:cs="宋体"/>
        </w:rPr>
        <w:t>前置条件：管理员已注册并登录到本系统</w:t>
      </w:r>
    </w:p>
    <w:p w14:paraId="58ACC5B0">
      <w:pPr>
        <w:pStyle w:val="23"/>
        <w:ind w:left="360" w:firstLine="0" w:firstLineChars="0"/>
        <w:rPr>
          <w:rFonts w:hint="eastAsia" w:ascii="宋体" w:hAnsi="宋体" w:eastAsia="宋体" w:cs="宋体"/>
        </w:rPr>
      </w:pPr>
      <w:r>
        <w:rPr>
          <w:rFonts w:hint="eastAsia" w:ascii="宋体" w:hAnsi="宋体" w:eastAsia="宋体" w:cs="宋体"/>
        </w:rPr>
        <w:t>活动图：</w:t>
      </w:r>
    </w:p>
    <w:p w14:paraId="7728D68A">
      <w:pPr>
        <w:pStyle w:val="23"/>
        <w:ind w:left="360" w:firstLine="0" w:firstLineChars="0"/>
        <w:jc w:val="center"/>
      </w:pPr>
      <w:r>
        <w:drawing>
          <wp:inline distT="0" distB="0" distL="0" distR="0">
            <wp:extent cx="3371850" cy="4991735"/>
            <wp:effectExtent l="0" t="0" r="0" b="0"/>
            <wp:docPr id="201421782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17825" name="图片 1" descr="图示&#10;&#10;AI 生成的内容可能不正确。"/>
                    <pic:cNvPicPr>
                      <a:picLocks noChangeAspect="1"/>
                    </pic:cNvPicPr>
                  </pic:nvPicPr>
                  <pic:blipFill>
                    <a:blip r:embed="rId14"/>
                    <a:stretch>
                      <a:fillRect/>
                    </a:stretch>
                  </pic:blipFill>
                  <pic:spPr>
                    <a:xfrm>
                      <a:off x="0" y="0"/>
                      <a:ext cx="3372321" cy="4991797"/>
                    </a:xfrm>
                    <a:prstGeom prst="rect">
                      <a:avLst/>
                    </a:prstGeom>
                  </pic:spPr>
                </pic:pic>
              </a:graphicData>
            </a:graphic>
          </wp:inline>
        </w:drawing>
      </w:r>
    </w:p>
    <w:p w14:paraId="74BB51A8">
      <w:pPr>
        <w:pStyle w:val="6"/>
        <w:ind w:left="360"/>
        <w:jc w:val="center"/>
        <w:rPr>
          <w:rFonts w:eastAsiaTheme="minorEastAsia"/>
        </w:rPr>
      </w:pPr>
      <w:r>
        <w:t xml:space="preserve">图 </w:t>
      </w:r>
      <w:r>
        <w:rPr>
          <w:rFonts w:hint="eastAsia"/>
        </w:rPr>
        <w:t>1.4.7 发布硬件信息活动图</w:t>
      </w:r>
    </w:p>
    <w:p w14:paraId="51389F07">
      <w:pPr>
        <w:pStyle w:val="5"/>
        <w:rPr>
          <w:rFonts w:hint="eastAsia" w:ascii="宋体" w:hAnsi="宋体"/>
          <w:szCs w:val="21"/>
        </w:rPr>
      </w:pPr>
      <w:r>
        <w:rPr>
          <w:rFonts w:hint="eastAsia" w:ascii="宋体" w:hAnsi="宋体"/>
          <w:szCs w:val="21"/>
        </w:rPr>
        <w:t>1</w:t>
      </w:r>
      <w:r>
        <w:rPr>
          <w:rFonts w:ascii="宋体" w:hAnsi="宋体"/>
          <w:szCs w:val="21"/>
        </w:rPr>
        <w:t>.4.8</w:t>
      </w:r>
      <w:r>
        <w:rPr>
          <w:rFonts w:hint="eastAsia" w:ascii="宋体" w:hAnsi="宋体"/>
          <w:szCs w:val="21"/>
        </w:rPr>
        <w:t>修改硬件信息</w:t>
      </w:r>
    </w:p>
    <w:p w14:paraId="0439B945">
      <w:pPr>
        <w:pStyle w:val="23"/>
        <w:ind w:left="360" w:firstLine="0" w:firstLineChars="0"/>
        <w:rPr>
          <w:rFonts w:hint="eastAsia" w:ascii="宋体" w:hAnsi="宋体" w:eastAsia="宋体" w:cs="宋体"/>
        </w:rPr>
      </w:pPr>
      <w:r>
        <w:rPr>
          <w:rFonts w:hint="eastAsia" w:ascii="宋体" w:hAnsi="宋体" w:eastAsia="宋体" w:cs="宋体"/>
        </w:rPr>
        <w:t>用例名：修改硬件信息</w:t>
      </w:r>
    </w:p>
    <w:p w14:paraId="35854ADB">
      <w:pPr>
        <w:pStyle w:val="23"/>
        <w:ind w:left="360" w:firstLine="0" w:firstLineChars="0"/>
        <w:rPr>
          <w:rFonts w:hint="eastAsia" w:ascii="宋体" w:hAnsi="宋体" w:eastAsia="宋体" w:cs="宋体"/>
        </w:rPr>
      </w:pPr>
      <w:r>
        <w:rPr>
          <w:rFonts w:hint="eastAsia" w:ascii="宋体" w:hAnsi="宋体" w:eastAsia="宋体" w:cs="宋体"/>
        </w:rPr>
        <w:t>描述：根据硬件信息变动修改已发布的硬件参数、价格、库存等内容</w:t>
      </w:r>
    </w:p>
    <w:p w14:paraId="559595A4">
      <w:pPr>
        <w:pStyle w:val="23"/>
        <w:ind w:left="360" w:firstLine="0" w:firstLineChars="0"/>
        <w:rPr>
          <w:rFonts w:hint="eastAsia" w:ascii="宋体" w:hAnsi="宋体" w:eastAsia="宋体" w:cs="宋体"/>
        </w:rPr>
      </w:pPr>
      <w:r>
        <w:rPr>
          <w:rFonts w:hint="eastAsia" w:ascii="宋体" w:hAnsi="宋体" w:eastAsia="宋体" w:cs="宋体"/>
        </w:rPr>
        <w:t>参与者：管理员</w:t>
      </w:r>
    </w:p>
    <w:p w14:paraId="669A8580">
      <w:pPr>
        <w:pStyle w:val="23"/>
        <w:ind w:left="360" w:firstLine="0" w:firstLineChars="0"/>
        <w:rPr>
          <w:rFonts w:hint="eastAsia" w:ascii="宋体" w:hAnsi="宋体" w:eastAsia="宋体" w:cs="宋体"/>
        </w:rPr>
      </w:pPr>
      <w:r>
        <w:rPr>
          <w:rFonts w:hint="eastAsia" w:ascii="宋体" w:hAnsi="宋体" w:eastAsia="宋体" w:cs="宋体"/>
        </w:rPr>
        <w:t>前置条件：管理员已发布当前信息</w:t>
      </w:r>
    </w:p>
    <w:p w14:paraId="51005FEF">
      <w:pPr>
        <w:pStyle w:val="23"/>
        <w:ind w:left="360" w:firstLine="0" w:firstLineChars="0"/>
        <w:rPr>
          <w:rFonts w:hint="eastAsia" w:ascii="宋体" w:hAnsi="宋体" w:eastAsia="宋体" w:cs="宋体"/>
        </w:rPr>
      </w:pPr>
      <w:r>
        <w:rPr>
          <w:rFonts w:hint="eastAsia" w:ascii="宋体" w:hAnsi="宋体" w:eastAsia="宋体" w:cs="宋体"/>
        </w:rPr>
        <w:t>活动图：</w:t>
      </w:r>
    </w:p>
    <w:p w14:paraId="166D24E6">
      <w:pPr>
        <w:pStyle w:val="23"/>
        <w:ind w:left="360" w:firstLine="0" w:firstLineChars="0"/>
        <w:jc w:val="center"/>
      </w:pPr>
      <w:r>
        <w:drawing>
          <wp:inline distT="0" distB="0" distL="0" distR="0">
            <wp:extent cx="2657475" cy="4400550"/>
            <wp:effectExtent l="0" t="0" r="9525" b="0"/>
            <wp:docPr id="15206872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8726" name="图片 1" descr="图示&#10;&#10;AI 生成的内容可能不正确。"/>
                    <pic:cNvPicPr>
                      <a:picLocks noChangeAspect="1"/>
                    </pic:cNvPicPr>
                  </pic:nvPicPr>
                  <pic:blipFill>
                    <a:blip r:embed="rId15"/>
                    <a:stretch>
                      <a:fillRect/>
                    </a:stretch>
                  </pic:blipFill>
                  <pic:spPr>
                    <a:xfrm>
                      <a:off x="0" y="0"/>
                      <a:ext cx="2657846" cy="4401164"/>
                    </a:xfrm>
                    <a:prstGeom prst="rect">
                      <a:avLst/>
                    </a:prstGeom>
                  </pic:spPr>
                </pic:pic>
              </a:graphicData>
            </a:graphic>
          </wp:inline>
        </w:drawing>
      </w:r>
    </w:p>
    <w:p w14:paraId="742D538F">
      <w:pPr>
        <w:pStyle w:val="6"/>
        <w:ind w:left="360"/>
        <w:jc w:val="center"/>
        <w:rPr>
          <w:rFonts w:eastAsiaTheme="minorEastAsia"/>
        </w:rPr>
      </w:pPr>
      <w:r>
        <w:t xml:space="preserve">图 </w:t>
      </w:r>
      <w:r>
        <w:rPr>
          <w:rFonts w:hint="eastAsia"/>
        </w:rPr>
        <w:t>1.4.8 修改硬件信息活动图</w:t>
      </w:r>
    </w:p>
    <w:p w14:paraId="09EB8425">
      <w:pPr>
        <w:pStyle w:val="5"/>
        <w:rPr>
          <w:rFonts w:hint="eastAsia" w:ascii="宋体" w:hAnsi="宋体"/>
          <w:szCs w:val="21"/>
        </w:rPr>
      </w:pPr>
      <w:r>
        <w:rPr>
          <w:rFonts w:hint="eastAsia" w:ascii="宋体" w:hAnsi="宋体"/>
          <w:szCs w:val="21"/>
        </w:rPr>
        <w:t>1</w:t>
      </w:r>
      <w:r>
        <w:rPr>
          <w:rFonts w:ascii="宋体" w:hAnsi="宋体"/>
          <w:szCs w:val="21"/>
        </w:rPr>
        <w:t>.4.9</w:t>
      </w:r>
      <w:r>
        <w:rPr>
          <w:rFonts w:hint="eastAsia" w:ascii="宋体" w:hAnsi="宋体"/>
          <w:szCs w:val="21"/>
        </w:rPr>
        <w:t>审核硬件信息</w:t>
      </w:r>
    </w:p>
    <w:p w14:paraId="2B394833">
      <w:pPr>
        <w:pStyle w:val="23"/>
        <w:ind w:left="360" w:firstLine="0" w:firstLineChars="0"/>
        <w:rPr>
          <w:rFonts w:hint="eastAsia" w:ascii="宋体" w:hAnsi="宋体" w:eastAsia="宋体" w:cs="宋体"/>
        </w:rPr>
      </w:pPr>
      <w:r>
        <w:rPr>
          <w:rFonts w:hint="eastAsia" w:ascii="宋体" w:hAnsi="宋体" w:eastAsia="宋体" w:cs="宋体"/>
        </w:rPr>
        <w:t>用例名：审核硬件信息</w:t>
      </w:r>
    </w:p>
    <w:p w14:paraId="4F938E50">
      <w:pPr>
        <w:pStyle w:val="23"/>
        <w:ind w:left="360" w:firstLine="0" w:firstLineChars="0"/>
        <w:rPr>
          <w:rFonts w:hint="eastAsia" w:ascii="宋体" w:hAnsi="宋体" w:eastAsia="宋体" w:cs="宋体"/>
        </w:rPr>
      </w:pPr>
      <w:r>
        <w:rPr>
          <w:rFonts w:hint="eastAsia" w:ascii="宋体" w:hAnsi="宋体" w:eastAsia="宋体" w:cs="宋体"/>
        </w:rPr>
        <w:t>描述：审核管理员提交和修改的硬件信息</w:t>
      </w:r>
    </w:p>
    <w:p w14:paraId="6AC77F55">
      <w:pPr>
        <w:pStyle w:val="23"/>
        <w:ind w:left="360" w:firstLine="0" w:firstLineChars="0"/>
        <w:rPr>
          <w:rFonts w:hint="eastAsia" w:ascii="宋体" w:hAnsi="宋体" w:eastAsia="宋体" w:cs="宋体"/>
        </w:rPr>
      </w:pPr>
      <w:r>
        <w:rPr>
          <w:rFonts w:hint="eastAsia" w:ascii="宋体" w:hAnsi="宋体" w:eastAsia="宋体" w:cs="宋体"/>
        </w:rPr>
        <w:t>参与者：管理员</w:t>
      </w:r>
    </w:p>
    <w:p w14:paraId="026CCBC8">
      <w:pPr>
        <w:pStyle w:val="23"/>
        <w:ind w:left="360" w:firstLine="0" w:firstLineChars="0"/>
        <w:rPr>
          <w:rFonts w:hint="eastAsia" w:ascii="宋体" w:hAnsi="宋体" w:eastAsia="宋体" w:cs="宋体"/>
        </w:rPr>
      </w:pPr>
      <w:r>
        <w:rPr>
          <w:rFonts w:hint="eastAsia" w:ascii="宋体" w:hAnsi="宋体" w:eastAsia="宋体" w:cs="宋体"/>
        </w:rPr>
        <w:t>前置条件：管理员已提交当前硬件信息</w:t>
      </w:r>
    </w:p>
    <w:p w14:paraId="22D25A5A">
      <w:pPr>
        <w:pStyle w:val="23"/>
        <w:ind w:left="360" w:firstLine="0" w:firstLineChars="0"/>
        <w:rPr>
          <w:rFonts w:hint="eastAsia" w:ascii="宋体" w:hAnsi="宋体" w:eastAsia="宋体" w:cs="宋体"/>
        </w:rPr>
      </w:pPr>
      <w:r>
        <w:rPr>
          <w:rFonts w:hint="eastAsia" w:ascii="宋体" w:hAnsi="宋体" w:eastAsia="宋体" w:cs="宋体"/>
        </w:rPr>
        <w:t>活动图：</w:t>
      </w:r>
    </w:p>
    <w:p w14:paraId="7AE0E5FE">
      <w:pPr>
        <w:pStyle w:val="23"/>
        <w:ind w:left="360" w:firstLine="0" w:firstLineChars="0"/>
        <w:jc w:val="center"/>
      </w:pPr>
      <w:r>
        <w:drawing>
          <wp:inline distT="0" distB="0" distL="0" distR="0">
            <wp:extent cx="4000500" cy="5467985"/>
            <wp:effectExtent l="0" t="0" r="0" b="0"/>
            <wp:docPr id="958742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42567" name="图片 1"/>
                    <pic:cNvPicPr>
                      <a:picLocks noChangeAspect="1"/>
                    </pic:cNvPicPr>
                  </pic:nvPicPr>
                  <pic:blipFill>
                    <a:blip r:embed="rId16"/>
                    <a:stretch>
                      <a:fillRect/>
                    </a:stretch>
                  </pic:blipFill>
                  <pic:spPr>
                    <a:xfrm>
                      <a:off x="0" y="0"/>
                      <a:ext cx="4001058" cy="5468113"/>
                    </a:xfrm>
                    <a:prstGeom prst="rect">
                      <a:avLst/>
                    </a:prstGeom>
                  </pic:spPr>
                </pic:pic>
              </a:graphicData>
            </a:graphic>
          </wp:inline>
        </w:drawing>
      </w:r>
    </w:p>
    <w:p w14:paraId="20E43411">
      <w:pPr>
        <w:pStyle w:val="6"/>
        <w:ind w:left="360"/>
        <w:jc w:val="center"/>
        <w:rPr>
          <w:rFonts w:eastAsiaTheme="minorEastAsia"/>
        </w:rPr>
      </w:pPr>
      <w:r>
        <w:t xml:space="preserve">图 </w:t>
      </w:r>
      <w:r>
        <w:rPr>
          <w:rFonts w:hint="eastAsia"/>
        </w:rPr>
        <w:t>1.4.9 审核硬件信息活动图</w:t>
      </w:r>
    </w:p>
    <w:p w14:paraId="6DAE2E24">
      <w:pPr>
        <w:pStyle w:val="5"/>
        <w:rPr>
          <w:rFonts w:hint="eastAsia" w:ascii="宋体" w:hAnsi="宋体"/>
          <w:szCs w:val="21"/>
        </w:rPr>
      </w:pPr>
      <w:r>
        <w:rPr>
          <w:rFonts w:hint="eastAsia" w:ascii="宋体" w:hAnsi="宋体"/>
          <w:szCs w:val="21"/>
        </w:rPr>
        <w:t>1</w:t>
      </w:r>
      <w:r>
        <w:rPr>
          <w:rFonts w:ascii="宋体" w:hAnsi="宋体"/>
          <w:szCs w:val="21"/>
        </w:rPr>
        <w:t>.4.10</w:t>
      </w:r>
      <w:r>
        <w:rPr>
          <w:rFonts w:hint="eastAsia" w:ascii="宋体" w:hAnsi="宋体"/>
          <w:szCs w:val="21"/>
        </w:rPr>
        <w:t>查看硬件信息</w:t>
      </w:r>
    </w:p>
    <w:p w14:paraId="4E2CFD3C">
      <w:pPr>
        <w:pStyle w:val="23"/>
        <w:ind w:left="360" w:firstLine="0" w:firstLineChars="0"/>
        <w:rPr>
          <w:rFonts w:hint="eastAsia" w:ascii="宋体" w:hAnsi="宋体" w:eastAsia="宋体" w:cs="宋体"/>
        </w:rPr>
      </w:pPr>
      <w:r>
        <w:rPr>
          <w:rFonts w:hint="eastAsia" w:ascii="宋体" w:hAnsi="宋体" w:eastAsia="宋体" w:cs="宋体"/>
        </w:rPr>
        <w:t>用例名：查看硬件信息</w:t>
      </w:r>
    </w:p>
    <w:p w14:paraId="2EFBBED7">
      <w:pPr>
        <w:pStyle w:val="23"/>
        <w:ind w:left="360" w:firstLine="0" w:firstLineChars="0"/>
        <w:rPr>
          <w:rFonts w:hint="eastAsia" w:ascii="宋体" w:hAnsi="宋体" w:eastAsia="宋体" w:cs="宋体"/>
        </w:rPr>
      </w:pPr>
      <w:r>
        <w:rPr>
          <w:rFonts w:hint="eastAsia" w:ascii="宋体" w:hAnsi="宋体" w:eastAsia="宋体" w:cs="宋体"/>
        </w:rPr>
        <w:t>描述：查看所有硬件信息并根据硬件型号、类别、品牌等关键词搜索</w:t>
      </w:r>
    </w:p>
    <w:p w14:paraId="0AD501FE">
      <w:pPr>
        <w:pStyle w:val="23"/>
        <w:ind w:left="360" w:firstLine="0" w:firstLineChars="0"/>
        <w:rPr>
          <w:rFonts w:hint="eastAsia" w:ascii="宋体" w:hAnsi="宋体" w:eastAsia="宋体" w:cs="宋体"/>
        </w:rPr>
      </w:pPr>
      <w:r>
        <w:rPr>
          <w:rFonts w:hint="eastAsia" w:ascii="宋体" w:hAnsi="宋体" w:eastAsia="宋体" w:cs="宋体"/>
        </w:rPr>
        <w:t>参与者：用户、管理员</w:t>
      </w:r>
    </w:p>
    <w:p w14:paraId="28BA367B">
      <w:pPr>
        <w:pStyle w:val="23"/>
        <w:ind w:left="360" w:firstLine="0" w:firstLineChars="0"/>
        <w:rPr>
          <w:rFonts w:hint="eastAsia" w:ascii="宋体" w:hAnsi="宋体" w:eastAsia="宋体" w:cs="宋体"/>
        </w:rPr>
      </w:pPr>
      <w:r>
        <w:rPr>
          <w:rFonts w:hint="eastAsia" w:ascii="宋体" w:hAnsi="宋体" w:eastAsia="宋体" w:cs="宋体"/>
        </w:rPr>
        <w:t>前置条件：硬件信息已发布</w:t>
      </w:r>
    </w:p>
    <w:p w14:paraId="0AC8D1EC">
      <w:pPr>
        <w:pStyle w:val="23"/>
        <w:ind w:left="360" w:firstLine="0" w:firstLineChars="0"/>
        <w:rPr>
          <w:rFonts w:hint="eastAsia" w:ascii="宋体" w:hAnsi="宋体" w:eastAsia="宋体" w:cs="宋体"/>
        </w:rPr>
      </w:pPr>
      <w:r>
        <w:rPr>
          <w:rFonts w:hint="eastAsia" w:ascii="宋体" w:hAnsi="宋体" w:eastAsia="宋体" w:cs="宋体"/>
        </w:rPr>
        <w:t>活动图：</w:t>
      </w:r>
    </w:p>
    <w:p w14:paraId="5529F7EA">
      <w:pPr>
        <w:pStyle w:val="23"/>
        <w:ind w:left="360" w:firstLine="0" w:firstLineChars="0"/>
        <w:jc w:val="center"/>
      </w:pPr>
      <w:r>
        <w:drawing>
          <wp:inline distT="0" distB="0" distL="0" distR="0">
            <wp:extent cx="3524250" cy="5115560"/>
            <wp:effectExtent l="0" t="0" r="0" b="8890"/>
            <wp:docPr id="144743489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34899" name="图片 1" descr="图示&#10;&#10;AI 生成的内容可能不正确。"/>
                    <pic:cNvPicPr>
                      <a:picLocks noChangeAspect="1"/>
                    </pic:cNvPicPr>
                  </pic:nvPicPr>
                  <pic:blipFill>
                    <a:blip r:embed="rId17"/>
                    <a:stretch>
                      <a:fillRect/>
                    </a:stretch>
                  </pic:blipFill>
                  <pic:spPr>
                    <a:xfrm>
                      <a:off x="0" y="0"/>
                      <a:ext cx="3524742" cy="5115639"/>
                    </a:xfrm>
                    <a:prstGeom prst="rect">
                      <a:avLst/>
                    </a:prstGeom>
                  </pic:spPr>
                </pic:pic>
              </a:graphicData>
            </a:graphic>
          </wp:inline>
        </w:drawing>
      </w:r>
    </w:p>
    <w:p w14:paraId="4618BA27">
      <w:pPr>
        <w:pStyle w:val="6"/>
        <w:ind w:left="360"/>
        <w:jc w:val="center"/>
        <w:rPr>
          <w:rFonts w:eastAsiaTheme="minorEastAsia"/>
        </w:rPr>
      </w:pPr>
      <w:r>
        <w:t xml:space="preserve">图 </w:t>
      </w:r>
      <w:r>
        <w:rPr>
          <w:rFonts w:hint="eastAsia"/>
        </w:rPr>
        <w:t>1.4.10 查看硬件信息活动图</w:t>
      </w:r>
    </w:p>
    <w:p w14:paraId="3DAA4475">
      <w:pPr>
        <w:pStyle w:val="5"/>
        <w:rPr>
          <w:rFonts w:hint="eastAsia" w:ascii="宋体" w:hAnsi="宋体"/>
          <w:szCs w:val="21"/>
        </w:rPr>
      </w:pPr>
      <w:r>
        <w:rPr>
          <w:rFonts w:hint="eastAsia" w:ascii="宋体" w:hAnsi="宋体"/>
          <w:szCs w:val="21"/>
        </w:rPr>
        <w:t>1</w:t>
      </w:r>
      <w:r>
        <w:rPr>
          <w:rFonts w:ascii="宋体" w:hAnsi="宋体"/>
          <w:szCs w:val="21"/>
        </w:rPr>
        <w:t>.4.11</w:t>
      </w:r>
      <w:r>
        <w:rPr>
          <w:rFonts w:hint="eastAsia" w:ascii="宋体" w:hAnsi="宋体"/>
          <w:szCs w:val="21"/>
        </w:rPr>
        <w:t>下架硬件信息</w:t>
      </w:r>
    </w:p>
    <w:p w14:paraId="4811119F">
      <w:pPr>
        <w:pStyle w:val="23"/>
        <w:ind w:left="360" w:firstLine="0" w:firstLineChars="0"/>
        <w:rPr>
          <w:rFonts w:hint="eastAsia" w:ascii="宋体" w:hAnsi="宋体" w:eastAsia="宋体" w:cs="宋体"/>
        </w:rPr>
      </w:pPr>
      <w:r>
        <w:rPr>
          <w:rFonts w:hint="eastAsia" w:ascii="宋体" w:hAnsi="宋体" w:eastAsia="宋体" w:cs="宋体"/>
        </w:rPr>
        <w:t>用例名：下架硬件信息</w:t>
      </w:r>
    </w:p>
    <w:p w14:paraId="51DDE7CA">
      <w:pPr>
        <w:pStyle w:val="23"/>
        <w:ind w:left="360" w:firstLine="0" w:firstLineChars="0"/>
        <w:rPr>
          <w:rFonts w:hint="eastAsia" w:ascii="宋体" w:hAnsi="宋体" w:eastAsia="宋体" w:cs="宋体"/>
        </w:rPr>
      </w:pPr>
      <w:r>
        <w:rPr>
          <w:rFonts w:hint="eastAsia" w:ascii="宋体" w:hAnsi="宋体" w:eastAsia="宋体" w:cs="宋体"/>
        </w:rPr>
        <w:t>描述：管理员在硬件过时、缺货或停售后提交下架申请</w:t>
      </w:r>
    </w:p>
    <w:p w14:paraId="491200DB">
      <w:pPr>
        <w:pStyle w:val="23"/>
        <w:ind w:left="360" w:firstLine="0" w:firstLineChars="0"/>
        <w:rPr>
          <w:rFonts w:hint="eastAsia" w:ascii="宋体" w:hAnsi="宋体" w:eastAsia="宋体" w:cs="宋体"/>
        </w:rPr>
      </w:pPr>
      <w:r>
        <w:rPr>
          <w:rFonts w:hint="eastAsia" w:ascii="宋体" w:hAnsi="宋体" w:eastAsia="宋体" w:cs="宋体"/>
        </w:rPr>
        <w:t>参与者：管理员</w:t>
      </w:r>
    </w:p>
    <w:p w14:paraId="52B7AE8B">
      <w:pPr>
        <w:pStyle w:val="23"/>
        <w:ind w:left="360" w:firstLine="0" w:firstLineChars="0"/>
        <w:rPr>
          <w:rFonts w:hint="eastAsia" w:ascii="宋体" w:hAnsi="宋体" w:eastAsia="宋体" w:cs="宋体"/>
        </w:rPr>
      </w:pPr>
      <w:r>
        <w:rPr>
          <w:rFonts w:hint="eastAsia" w:ascii="宋体" w:hAnsi="宋体" w:eastAsia="宋体" w:cs="宋体"/>
        </w:rPr>
        <w:t>前置条件：管理员已发布当前硬件信息</w:t>
      </w:r>
    </w:p>
    <w:p w14:paraId="6BAFF44B">
      <w:pPr>
        <w:pStyle w:val="23"/>
        <w:ind w:left="360" w:firstLine="0" w:firstLineChars="0"/>
        <w:rPr>
          <w:rFonts w:hint="eastAsia" w:ascii="宋体" w:hAnsi="宋体" w:eastAsia="宋体" w:cs="宋体"/>
        </w:rPr>
      </w:pPr>
      <w:r>
        <w:rPr>
          <w:rFonts w:hint="eastAsia" w:ascii="宋体" w:hAnsi="宋体" w:eastAsia="宋体" w:cs="宋体"/>
        </w:rPr>
        <w:t>活动图：</w:t>
      </w:r>
    </w:p>
    <w:p w14:paraId="3BB67EE9">
      <w:pPr>
        <w:pStyle w:val="23"/>
        <w:ind w:left="360" w:firstLine="0" w:firstLineChars="0"/>
        <w:jc w:val="center"/>
      </w:pPr>
      <w:r>
        <w:drawing>
          <wp:inline distT="0" distB="0" distL="0" distR="0">
            <wp:extent cx="4019550" cy="6382385"/>
            <wp:effectExtent l="0" t="0" r="0" b="0"/>
            <wp:docPr id="46625850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58507" name="图片 1" descr="图示&#10;&#10;AI 生成的内容可能不正确。"/>
                    <pic:cNvPicPr>
                      <a:picLocks noChangeAspect="1"/>
                    </pic:cNvPicPr>
                  </pic:nvPicPr>
                  <pic:blipFill>
                    <a:blip r:embed="rId18"/>
                    <a:stretch>
                      <a:fillRect/>
                    </a:stretch>
                  </pic:blipFill>
                  <pic:spPr>
                    <a:xfrm>
                      <a:off x="0" y="0"/>
                      <a:ext cx="4020111" cy="6382641"/>
                    </a:xfrm>
                    <a:prstGeom prst="rect">
                      <a:avLst/>
                    </a:prstGeom>
                  </pic:spPr>
                </pic:pic>
              </a:graphicData>
            </a:graphic>
          </wp:inline>
        </w:drawing>
      </w:r>
    </w:p>
    <w:p w14:paraId="09426D30">
      <w:pPr>
        <w:pStyle w:val="6"/>
        <w:ind w:left="360"/>
        <w:jc w:val="center"/>
        <w:rPr>
          <w:rFonts w:eastAsiaTheme="minorEastAsia"/>
        </w:rPr>
      </w:pPr>
      <w:r>
        <w:t xml:space="preserve">图 </w:t>
      </w:r>
      <w:r>
        <w:rPr>
          <w:rFonts w:hint="eastAsia"/>
        </w:rPr>
        <w:t>1.4.11 下架硬件信息活动图</w:t>
      </w:r>
    </w:p>
    <w:p w14:paraId="54637C57">
      <w:pPr>
        <w:pStyle w:val="5"/>
        <w:rPr>
          <w:rFonts w:hint="eastAsia" w:ascii="宋体" w:hAnsi="宋体"/>
          <w:szCs w:val="21"/>
        </w:rPr>
      </w:pPr>
      <w:r>
        <w:rPr>
          <w:rFonts w:hint="eastAsia" w:ascii="宋体" w:hAnsi="宋体"/>
          <w:szCs w:val="21"/>
        </w:rPr>
        <w:t>1</w:t>
      </w:r>
      <w:r>
        <w:rPr>
          <w:rFonts w:ascii="宋体" w:hAnsi="宋体"/>
          <w:szCs w:val="21"/>
        </w:rPr>
        <w:t>.4.12</w:t>
      </w:r>
      <w:r>
        <w:rPr>
          <w:rFonts w:hint="eastAsia" w:ascii="宋体" w:hAnsi="宋体"/>
          <w:szCs w:val="21"/>
        </w:rPr>
        <w:t>收藏硬件信息</w:t>
      </w:r>
    </w:p>
    <w:p w14:paraId="07A5EE66">
      <w:pPr>
        <w:pStyle w:val="23"/>
        <w:ind w:left="360" w:firstLine="0" w:firstLineChars="0"/>
        <w:rPr>
          <w:rFonts w:hint="eastAsia" w:ascii="宋体" w:hAnsi="宋体" w:eastAsia="宋体" w:cs="宋体"/>
        </w:rPr>
      </w:pPr>
      <w:r>
        <w:rPr>
          <w:rFonts w:hint="eastAsia" w:ascii="宋体" w:hAnsi="宋体" w:eastAsia="宋体" w:cs="宋体"/>
        </w:rPr>
        <w:t>用例名：收藏硬件信息</w:t>
      </w:r>
    </w:p>
    <w:p w14:paraId="03B77BE7">
      <w:pPr>
        <w:pStyle w:val="23"/>
        <w:ind w:left="360" w:firstLine="0" w:firstLineChars="0"/>
        <w:rPr>
          <w:rFonts w:hint="eastAsia" w:ascii="宋体" w:hAnsi="宋体" w:eastAsia="宋体" w:cs="宋体"/>
        </w:rPr>
      </w:pPr>
      <w:r>
        <w:rPr>
          <w:rFonts w:hint="eastAsia" w:ascii="宋体" w:hAnsi="宋体" w:eastAsia="宋体" w:cs="宋体"/>
        </w:rPr>
        <w:t>描述：用户可收藏感兴趣的硬件产品信息</w:t>
      </w:r>
    </w:p>
    <w:p w14:paraId="3118ECEA">
      <w:pPr>
        <w:pStyle w:val="23"/>
        <w:ind w:left="360" w:firstLine="0" w:firstLineChars="0"/>
        <w:rPr>
          <w:rFonts w:hint="eastAsia" w:ascii="宋体" w:hAnsi="宋体" w:eastAsia="宋体" w:cs="宋体"/>
        </w:rPr>
      </w:pPr>
      <w:r>
        <w:rPr>
          <w:rFonts w:hint="eastAsia" w:ascii="宋体" w:hAnsi="宋体" w:eastAsia="宋体" w:cs="宋体"/>
        </w:rPr>
        <w:t>参与者：用户</w:t>
      </w:r>
    </w:p>
    <w:p w14:paraId="244595FD">
      <w:pPr>
        <w:pStyle w:val="23"/>
        <w:ind w:left="360" w:firstLine="0" w:firstLineChars="0"/>
        <w:rPr>
          <w:rFonts w:hint="eastAsia" w:ascii="宋体" w:hAnsi="宋体" w:eastAsia="宋体" w:cs="宋体"/>
        </w:rPr>
      </w:pPr>
      <w:r>
        <w:rPr>
          <w:rFonts w:hint="eastAsia" w:ascii="宋体" w:hAnsi="宋体" w:eastAsia="宋体" w:cs="宋体"/>
        </w:rPr>
        <w:t>前置条件：当前硬件信息已被发布</w:t>
      </w:r>
    </w:p>
    <w:p w14:paraId="1C97E19B">
      <w:pPr>
        <w:pStyle w:val="23"/>
        <w:ind w:left="360" w:firstLine="0" w:firstLineChars="0"/>
        <w:rPr>
          <w:rFonts w:hint="eastAsia" w:ascii="宋体" w:hAnsi="宋体" w:eastAsia="宋体" w:cs="宋体"/>
        </w:rPr>
      </w:pPr>
      <w:r>
        <w:rPr>
          <w:rFonts w:hint="eastAsia" w:ascii="宋体" w:hAnsi="宋体" w:eastAsia="宋体" w:cs="宋体"/>
        </w:rPr>
        <w:t>活动图：</w:t>
      </w:r>
    </w:p>
    <w:p w14:paraId="334AB86D">
      <w:pPr>
        <w:pStyle w:val="23"/>
        <w:ind w:left="360" w:firstLine="0" w:firstLineChars="0"/>
        <w:rPr>
          <w:rFonts w:hint="eastAsia" w:ascii="宋体" w:hAnsi="宋体" w:eastAsia="宋体" w:cs="宋体"/>
        </w:rPr>
      </w:pPr>
      <w:r>
        <w:rPr>
          <w:rFonts w:ascii="宋体" w:hAnsi="宋体" w:eastAsia="宋体" w:cs="宋体"/>
        </w:rPr>
        <w:drawing>
          <wp:inline distT="0" distB="0" distL="0" distR="0">
            <wp:extent cx="3895725" cy="5334635"/>
            <wp:effectExtent l="0" t="0" r="9525" b="0"/>
            <wp:docPr id="934260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60822" name="图片 1"/>
                    <pic:cNvPicPr>
                      <a:picLocks noChangeAspect="1"/>
                    </pic:cNvPicPr>
                  </pic:nvPicPr>
                  <pic:blipFill>
                    <a:blip r:embed="rId19"/>
                    <a:stretch>
                      <a:fillRect/>
                    </a:stretch>
                  </pic:blipFill>
                  <pic:spPr>
                    <a:xfrm>
                      <a:off x="0" y="0"/>
                      <a:ext cx="3896269" cy="5334744"/>
                    </a:xfrm>
                    <a:prstGeom prst="rect">
                      <a:avLst/>
                    </a:prstGeom>
                  </pic:spPr>
                </pic:pic>
              </a:graphicData>
            </a:graphic>
          </wp:inline>
        </w:drawing>
      </w:r>
    </w:p>
    <w:p w14:paraId="09B6B0DB">
      <w:pPr>
        <w:pStyle w:val="23"/>
        <w:ind w:left="360" w:firstLine="0" w:firstLineChars="0"/>
        <w:jc w:val="center"/>
      </w:pPr>
    </w:p>
    <w:p w14:paraId="40AB8837">
      <w:pPr>
        <w:pStyle w:val="6"/>
        <w:ind w:left="360"/>
        <w:jc w:val="center"/>
        <w:rPr>
          <w:rFonts w:eastAsiaTheme="minorEastAsia"/>
        </w:rPr>
      </w:pPr>
      <w:r>
        <w:t xml:space="preserve">图 </w:t>
      </w:r>
      <w:r>
        <w:rPr>
          <w:rFonts w:hint="eastAsia"/>
        </w:rPr>
        <w:t>1.4.12 收藏硬件信息活动图</w:t>
      </w:r>
    </w:p>
    <w:p w14:paraId="0F958AD6">
      <w:pPr>
        <w:pStyle w:val="5"/>
        <w:rPr>
          <w:rFonts w:hint="eastAsia" w:ascii="宋体" w:hAnsi="宋体"/>
          <w:szCs w:val="21"/>
        </w:rPr>
      </w:pPr>
      <w:r>
        <w:rPr>
          <w:rFonts w:hint="eastAsia" w:ascii="宋体" w:hAnsi="宋体"/>
          <w:szCs w:val="21"/>
        </w:rPr>
        <w:t>1</w:t>
      </w:r>
      <w:r>
        <w:rPr>
          <w:rFonts w:ascii="宋体" w:hAnsi="宋体"/>
          <w:szCs w:val="21"/>
        </w:rPr>
        <w:t>.4.13</w:t>
      </w:r>
      <w:r>
        <w:rPr>
          <w:rFonts w:hint="eastAsia" w:ascii="宋体" w:hAnsi="宋体"/>
          <w:szCs w:val="21"/>
        </w:rPr>
        <w:t>取消收藏硬件信息</w:t>
      </w:r>
    </w:p>
    <w:p w14:paraId="76FBF9F2">
      <w:pPr>
        <w:pStyle w:val="23"/>
        <w:ind w:left="360" w:firstLine="0" w:firstLineChars="0"/>
        <w:rPr>
          <w:rFonts w:hint="eastAsia" w:ascii="宋体" w:hAnsi="宋体" w:eastAsia="宋体" w:cs="宋体"/>
        </w:rPr>
      </w:pPr>
      <w:r>
        <w:rPr>
          <w:rFonts w:hint="eastAsia" w:ascii="宋体" w:hAnsi="宋体" w:eastAsia="宋体" w:cs="宋体"/>
        </w:rPr>
        <w:t>用例名：取消收藏硬件信息</w:t>
      </w:r>
    </w:p>
    <w:p w14:paraId="3BB0C0AF">
      <w:pPr>
        <w:pStyle w:val="23"/>
        <w:ind w:left="360" w:firstLine="0" w:firstLineChars="0"/>
        <w:rPr>
          <w:rFonts w:hint="eastAsia" w:ascii="宋体" w:hAnsi="宋体" w:eastAsia="宋体" w:cs="宋体"/>
        </w:rPr>
      </w:pPr>
      <w:r>
        <w:rPr>
          <w:rFonts w:hint="eastAsia" w:ascii="宋体" w:hAnsi="宋体" w:eastAsia="宋体" w:cs="宋体"/>
        </w:rPr>
        <w:t>描述：用户可取消已收藏的硬件产品信息</w:t>
      </w:r>
    </w:p>
    <w:p w14:paraId="06DCD883">
      <w:pPr>
        <w:pStyle w:val="23"/>
        <w:ind w:left="360" w:firstLine="0" w:firstLineChars="0"/>
        <w:rPr>
          <w:rFonts w:hint="eastAsia" w:ascii="宋体" w:hAnsi="宋体" w:eastAsia="宋体" w:cs="宋体"/>
        </w:rPr>
      </w:pPr>
      <w:r>
        <w:rPr>
          <w:rFonts w:hint="eastAsia" w:ascii="宋体" w:hAnsi="宋体" w:eastAsia="宋体" w:cs="宋体"/>
        </w:rPr>
        <w:t>参与者：用户</w:t>
      </w:r>
    </w:p>
    <w:p w14:paraId="616AD262">
      <w:pPr>
        <w:pStyle w:val="23"/>
        <w:ind w:left="360" w:firstLine="0" w:firstLineChars="0"/>
        <w:rPr>
          <w:rFonts w:hint="eastAsia" w:ascii="宋体" w:hAnsi="宋体" w:eastAsia="宋体" w:cs="宋体"/>
        </w:rPr>
      </w:pPr>
      <w:r>
        <w:rPr>
          <w:rFonts w:hint="eastAsia" w:ascii="宋体" w:hAnsi="宋体" w:eastAsia="宋体" w:cs="宋体"/>
        </w:rPr>
        <w:t>前置条件：当前硬件信息已被该用户收藏</w:t>
      </w:r>
    </w:p>
    <w:p w14:paraId="5A15EDAA">
      <w:pPr>
        <w:pStyle w:val="23"/>
        <w:ind w:left="360" w:firstLine="0" w:firstLineChars="0"/>
        <w:rPr>
          <w:rFonts w:hint="eastAsia" w:ascii="宋体" w:hAnsi="宋体" w:eastAsia="宋体" w:cs="宋体"/>
        </w:rPr>
      </w:pPr>
      <w:r>
        <w:rPr>
          <w:rFonts w:hint="eastAsia" w:ascii="宋体" w:hAnsi="宋体" w:eastAsia="宋体" w:cs="宋体"/>
        </w:rPr>
        <w:t>活动图：</w:t>
      </w:r>
    </w:p>
    <w:p w14:paraId="164B7A76">
      <w:pPr>
        <w:pStyle w:val="23"/>
        <w:ind w:left="360" w:firstLine="0" w:firstLineChars="0"/>
        <w:jc w:val="center"/>
      </w:pPr>
      <w:r>
        <w:drawing>
          <wp:inline distT="0" distB="0" distL="0" distR="0">
            <wp:extent cx="3657600" cy="5544185"/>
            <wp:effectExtent l="0" t="0" r="0" b="0"/>
            <wp:docPr id="4541507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50766" name="图片 1" descr="图示&#10;&#10;AI 生成的内容可能不正确。"/>
                    <pic:cNvPicPr>
                      <a:picLocks noChangeAspect="1"/>
                    </pic:cNvPicPr>
                  </pic:nvPicPr>
                  <pic:blipFill>
                    <a:blip r:embed="rId20"/>
                    <a:stretch>
                      <a:fillRect/>
                    </a:stretch>
                  </pic:blipFill>
                  <pic:spPr>
                    <a:xfrm>
                      <a:off x="0" y="0"/>
                      <a:ext cx="3658111" cy="5544324"/>
                    </a:xfrm>
                    <a:prstGeom prst="rect">
                      <a:avLst/>
                    </a:prstGeom>
                  </pic:spPr>
                </pic:pic>
              </a:graphicData>
            </a:graphic>
          </wp:inline>
        </w:drawing>
      </w:r>
    </w:p>
    <w:p w14:paraId="68A5C354">
      <w:pPr>
        <w:pStyle w:val="6"/>
        <w:ind w:left="360"/>
        <w:jc w:val="center"/>
        <w:rPr>
          <w:rFonts w:eastAsiaTheme="minorEastAsia"/>
        </w:rPr>
      </w:pPr>
      <w:r>
        <w:t>图 1</w:t>
      </w:r>
      <w:r>
        <w:rPr>
          <w:rFonts w:hint="eastAsia"/>
        </w:rPr>
        <w:t>.4.13 取消收藏硬件信息活动图</w:t>
      </w:r>
    </w:p>
    <w:p w14:paraId="3A434BC7">
      <w:pPr>
        <w:pStyle w:val="5"/>
        <w:rPr>
          <w:rFonts w:hint="eastAsia" w:ascii="宋体" w:hAnsi="宋体"/>
          <w:szCs w:val="21"/>
        </w:rPr>
      </w:pPr>
      <w:r>
        <w:rPr>
          <w:rFonts w:hint="eastAsia" w:ascii="宋体" w:hAnsi="宋体"/>
          <w:szCs w:val="21"/>
        </w:rPr>
        <w:t>1</w:t>
      </w:r>
      <w:r>
        <w:rPr>
          <w:rFonts w:ascii="宋体" w:hAnsi="宋体"/>
          <w:szCs w:val="21"/>
        </w:rPr>
        <w:t>.4.14</w:t>
      </w:r>
      <w:r>
        <w:rPr>
          <w:rFonts w:hint="eastAsia" w:ascii="宋体" w:hAnsi="宋体"/>
          <w:szCs w:val="21"/>
        </w:rPr>
        <w:t>查看收藏的硬件信息</w:t>
      </w:r>
    </w:p>
    <w:p w14:paraId="42BED81A">
      <w:pPr>
        <w:pStyle w:val="23"/>
        <w:ind w:left="360" w:firstLine="0" w:firstLineChars="0"/>
        <w:rPr>
          <w:rFonts w:hint="eastAsia" w:ascii="宋体" w:hAnsi="宋体" w:eastAsia="宋体" w:cs="宋体"/>
        </w:rPr>
      </w:pPr>
      <w:r>
        <w:rPr>
          <w:rFonts w:hint="eastAsia" w:ascii="宋体" w:hAnsi="宋体" w:eastAsia="宋体" w:cs="宋体"/>
        </w:rPr>
        <w:t>用例名：查看收藏的硬件信息</w:t>
      </w:r>
    </w:p>
    <w:p w14:paraId="2E7529E0">
      <w:pPr>
        <w:pStyle w:val="23"/>
        <w:ind w:left="360" w:firstLine="0" w:firstLineChars="0"/>
        <w:rPr>
          <w:rFonts w:hint="eastAsia" w:ascii="宋体" w:hAnsi="宋体" w:eastAsia="宋体" w:cs="宋体"/>
        </w:rPr>
      </w:pPr>
      <w:r>
        <w:rPr>
          <w:rFonts w:hint="eastAsia" w:ascii="宋体" w:hAnsi="宋体" w:eastAsia="宋体" w:cs="宋体"/>
        </w:rPr>
        <w:t>描述：用户可查看自己收藏的硬件信息，管理员可查看平台内收藏数据</w:t>
      </w:r>
    </w:p>
    <w:p w14:paraId="5FD43457">
      <w:pPr>
        <w:pStyle w:val="23"/>
        <w:ind w:left="360" w:firstLine="0" w:firstLineChars="0"/>
        <w:rPr>
          <w:rFonts w:hint="eastAsia" w:ascii="宋体" w:hAnsi="宋体" w:eastAsia="宋体" w:cs="宋体"/>
        </w:rPr>
      </w:pPr>
      <w:r>
        <w:rPr>
          <w:rFonts w:hint="eastAsia" w:ascii="宋体" w:hAnsi="宋体" w:eastAsia="宋体" w:cs="宋体"/>
        </w:rPr>
        <w:t>参与者：用户、管理员</w:t>
      </w:r>
    </w:p>
    <w:p w14:paraId="6AE8CFC2">
      <w:pPr>
        <w:pStyle w:val="23"/>
        <w:ind w:left="360" w:firstLine="0" w:firstLineChars="0"/>
        <w:rPr>
          <w:rFonts w:hint="eastAsia" w:ascii="宋体" w:hAnsi="宋体" w:eastAsia="宋体" w:cs="宋体"/>
        </w:rPr>
      </w:pPr>
      <w:r>
        <w:rPr>
          <w:rFonts w:hint="eastAsia" w:ascii="宋体" w:hAnsi="宋体" w:eastAsia="宋体" w:cs="宋体"/>
        </w:rPr>
        <w:t>前置条件：硬件信息已被收藏</w:t>
      </w:r>
    </w:p>
    <w:p w14:paraId="007743BC">
      <w:pPr>
        <w:pStyle w:val="23"/>
        <w:ind w:left="360" w:firstLine="0" w:firstLineChars="0"/>
        <w:rPr>
          <w:rFonts w:hint="eastAsia" w:ascii="宋体" w:hAnsi="宋体" w:eastAsia="宋体" w:cs="宋体"/>
        </w:rPr>
      </w:pPr>
      <w:r>
        <w:rPr>
          <w:rFonts w:hint="eastAsia" w:ascii="宋体" w:hAnsi="宋体" w:eastAsia="宋体" w:cs="宋体"/>
        </w:rPr>
        <w:t>活动图：</w:t>
      </w:r>
    </w:p>
    <w:p w14:paraId="7A6E3951">
      <w:pPr>
        <w:pStyle w:val="23"/>
        <w:ind w:left="360" w:firstLine="0" w:firstLineChars="0"/>
        <w:jc w:val="center"/>
      </w:pPr>
      <w:r>
        <w:drawing>
          <wp:inline distT="0" distB="0" distL="0" distR="0">
            <wp:extent cx="3676650" cy="3867150"/>
            <wp:effectExtent l="0" t="0" r="0" b="0"/>
            <wp:docPr id="892740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40019" name="图片 1"/>
                    <pic:cNvPicPr>
                      <a:picLocks noChangeAspect="1"/>
                    </pic:cNvPicPr>
                  </pic:nvPicPr>
                  <pic:blipFill>
                    <a:blip r:embed="rId21"/>
                    <a:stretch>
                      <a:fillRect/>
                    </a:stretch>
                  </pic:blipFill>
                  <pic:spPr>
                    <a:xfrm>
                      <a:off x="0" y="0"/>
                      <a:ext cx="3677163" cy="3867690"/>
                    </a:xfrm>
                    <a:prstGeom prst="rect">
                      <a:avLst/>
                    </a:prstGeom>
                  </pic:spPr>
                </pic:pic>
              </a:graphicData>
            </a:graphic>
          </wp:inline>
        </w:drawing>
      </w:r>
    </w:p>
    <w:p w14:paraId="7199D734">
      <w:pPr>
        <w:pStyle w:val="6"/>
        <w:ind w:left="360"/>
        <w:jc w:val="center"/>
      </w:pPr>
      <w:r>
        <w:t xml:space="preserve">图 </w:t>
      </w:r>
      <w:r>
        <w:rPr>
          <w:rFonts w:hint="eastAsia"/>
        </w:rPr>
        <w:t>1.4.14 查看收藏硬件信息活动图</w:t>
      </w:r>
    </w:p>
    <w:p w14:paraId="35E1D828">
      <w:pPr>
        <w:pStyle w:val="5"/>
        <w:rPr>
          <w:rFonts w:hint="eastAsia" w:ascii="宋体" w:hAnsi="宋体"/>
          <w:szCs w:val="21"/>
        </w:rPr>
      </w:pPr>
      <w:r>
        <w:rPr>
          <w:rFonts w:hint="eastAsia" w:ascii="宋体" w:hAnsi="宋体"/>
          <w:szCs w:val="21"/>
        </w:rPr>
        <w:t>1</w:t>
      </w:r>
      <w:r>
        <w:rPr>
          <w:rFonts w:ascii="宋体" w:hAnsi="宋体"/>
          <w:szCs w:val="21"/>
        </w:rPr>
        <w:t>.4.1</w:t>
      </w:r>
      <w:r>
        <w:rPr>
          <w:rFonts w:hint="eastAsia" w:ascii="宋体" w:hAnsi="宋体"/>
          <w:szCs w:val="21"/>
        </w:rPr>
        <w:t>5</w:t>
      </w:r>
      <w:commentRangeStart w:id="12"/>
      <w:r>
        <w:rPr>
          <w:rFonts w:hint="eastAsia" w:ascii="宋体" w:hAnsi="宋体"/>
          <w:szCs w:val="21"/>
        </w:rPr>
        <w:t>提交硬件需求</w:t>
      </w:r>
      <w:commentRangeStart w:id="13"/>
      <w:r>
        <w:rPr>
          <w:rFonts w:hint="eastAsia" w:ascii="宋体" w:hAnsi="宋体"/>
          <w:szCs w:val="21"/>
        </w:rPr>
        <w:t>并跳转预设方案</w:t>
      </w:r>
      <w:commentRangeEnd w:id="13"/>
      <w:r>
        <w:commentReference w:id="13"/>
      </w:r>
      <w:commentRangeEnd w:id="12"/>
      <w:r>
        <w:commentReference w:id="12"/>
      </w:r>
    </w:p>
    <w:p w14:paraId="342E5085">
      <w:pPr>
        <w:pStyle w:val="23"/>
        <w:ind w:left="360" w:firstLine="0" w:firstLineChars="0"/>
        <w:rPr>
          <w:rFonts w:hint="eastAsia" w:ascii="宋体" w:hAnsi="宋体" w:eastAsia="宋体" w:cs="宋体"/>
        </w:rPr>
      </w:pPr>
      <w:r>
        <w:rPr>
          <w:rFonts w:hint="eastAsia" w:ascii="宋体" w:hAnsi="宋体" w:eastAsia="宋体" w:cs="宋体"/>
        </w:rPr>
        <w:t>用例名：提交硬件需求并跳转预设方案</w:t>
      </w:r>
    </w:p>
    <w:p w14:paraId="6FD3DDEC">
      <w:pPr>
        <w:pStyle w:val="23"/>
        <w:ind w:left="360" w:firstLine="0" w:firstLineChars="0"/>
        <w:rPr>
          <w:rFonts w:hint="eastAsia" w:ascii="宋体" w:hAnsi="宋体" w:eastAsia="宋体" w:cs="宋体"/>
        </w:rPr>
      </w:pPr>
      <w:r>
        <w:rPr>
          <w:rFonts w:hint="eastAsia" w:ascii="宋体" w:hAnsi="宋体" w:eastAsia="宋体" w:cs="宋体"/>
        </w:rPr>
        <w:t>描述：用户可以输入自己的硬件使用需求，用于跳转推荐方案</w:t>
      </w:r>
    </w:p>
    <w:p w14:paraId="2DF59E3F">
      <w:pPr>
        <w:pStyle w:val="23"/>
        <w:ind w:left="360" w:firstLine="0" w:firstLineChars="0"/>
        <w:rPr>
          <w:rFonts w:hint="eastAsia" w:ascii="宋体" w:hAnsi="宋体" w:eastAsia="宋体" w:cs="宋体"/>
        </w:rPr>
      </w:pPr>
      <w:r>
        <w:rPr>
          <w:rFonts w:hint="eastAsia" w:ascii="宋体" w:hAnsi="宋体" w:eastAsia="宋体" w:cs="宋体"/>
        </w:rPr>
        <w:t>参与者：用户</w:t>
      </w:r>
    </w:p>
    <w:p w14:paraId="42C4A5F0">
      <w:pPr>
        <w:pStyle w:val="23"/>
        <w:ind w:left="360" w:firstLine="0" w:firstLineChars="0"/>
        <w:rPr>
          <w:rFonts w:hint="eastAsia" w:ascii="宋体" w:hAnsi="宋体" w:eastAsia="宋体" w:cs="宋体"/>
        </w:rPr>
      </w:pPr>
      <w:r>
        <w:rPr>
          <w:rFonts w:hint="eastAsia" w:ascii="宋体" w:hAnsi="宋体" w:eastAsia="宋体" w:cs="宋体"/>
        </w:rPr>
        <w:t>前置条件：用户已登录系统</w:t>
      </w:r>
    </w:p>
    <w:p w14:paraId="0D1EB3DE">
      <w:pPr>
        <w:pStyle w:val="23"/>
        <w:ind w:left="360" w:firstLine="0" w:firstLineChars="0"/>
        <w:rPr>
          <w:rFonts w:hint="eastAsia" w:ascii="宋体" w:hAnsi="宋体" w:eastAsia="宋体" w:cs="宋体"/>
        </w:rPr>
      </w:pPr>
      <w:r>
        <w:rPr>
          <w:rFonts w:hint="eastAsia" w:ascii="宋体" w:hAnsi="宋体" w:eastAsia="宋体" w:cs="宋体"/>
        </w:rPr>
        <w:t>活动图：</w:t>
      </w:r>
    </w:p>
    <w:p w14:paraId="6DE710A8">
      <w:pPr>
        <w:pStyle w:val="23"/>
        <w:ind w:left="360" w:firstLine="0" w:firstLineChars="0"/>
        <w:rPr>
          <w:rFonts w:hint="eastAsia" w:ascii="宋体" w:hAnsi="宋体" w:eastAsia="宋体" w:cs="宋体"/>
        </w:rPr>
      </w:pPr>
    </w:p>
    <w:p w14:paraId="5476E209">
      <w:pPr>
        <w:pStyle w:val="23"/>
        <w:ind w:left="360" w:firstLine="0" w:firstLineChars="0"/>
        <w:rPr>
          <w:rFonts w:hint="eastAsia" w:ascii="宋体" w:hAnsi="宋体" w:eastAsia="宋体" w:cs="宋体"/>
        </w:rPr>
      </w:pPr>
      <w:r>
        <w:rPr>
          <w:rFonts w:ascii="宋体" w:hAnsi="宋体" w:eastAsia="宋体" w:cs="宋体"/>
        </w:rPr>
        <w:drawing>
          <wp:inline distT="0" distB="0" distL="0" distR="0">
            <wp:extent cx="3343275" cy="4238625"/>
            <wp:effectExtent l="0" t="0" r="9525" b="9525"/>
            <wp:docPr id="59180699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06992" name="图片 1" descr="图示&#10;&#10;AI 生成的内容可能不正确。"/>
                    <pic:cNvPicPr>
                      <a:picLocks noChangeAspect="1"/>
                    </pic:cNvPicPr>
                  </pic:nvPicPr>
                  <pic:blipFill>
                    <a:blip r:embed="rId22"/>
                    <a:stretch>
                      <a:fillRect/>
                    </a:stretch>
                  </pic:blipFill>
                  <pic:spPr>
                    <a:xfrm>
                      <a:off x="0" y="0"/>
                      <a:ext cx="3343742" cy="4239217"/>
                    </a:xfrm>
                    <a:prstGeom prst="rect">
                      <a:avLst/>
                    </a:prstGeom>
                  </pic:spPr>
                </pic:pic>
              </a:graphicData>
            </a:graphic>
          </wp:inline>
        </w:drawing>
      </w:r>
    </w:p>
    <w:p w14:paraId="6FCA4769">
      <w:pPr>
        <w:pStyle w:val="6"/>
        <w:ind w:left="360"/>
        <w:jc w:val="center"/>
      </w:pPr>
      <w:r>
        <w:t xml:space="preserve">图 </w:t>
      </w:r>
      <w:r>
        <w:rPr>
          <w:rFonts w:hint="eastAsia"/>
        </w:rPr>
        <w:t>1.4.15 提交硬件需求活动图</w:t>
      </w:r>
    </w:p>
    <w:p w14:paraId="3E2286AC">
      <w:pPr>
        <w:pStyle w:val="6"/>
        <w:ind w:left="360"/>
        <w:jc w:val="center"/>
      </w:pPr>
    </w:p>
    <w:p w14:paraId="4D955451">
      <w:pPr>
        <w:pStyle w:val="5"/>
        <w:rPr>
          <w:rFonts w:hint="eastAsia" w:ascii="宋体" w:hAnsi="宋体"/>
          <w:szCs w:val="21"/>
        </w:rPr>
      </w:pPr>
      <w:r>
        <w:rPr>
          <w:rFonts w:hint="eastAsia" w:ascii="宋体" w:hAnsi="宋体"/>
          <w:szCs w:val="21"/>
        </w:rPr>
        <w:t>1</w:t>
      </w:r>
      <w:r>
        <w:rPr>
          <w:rFonts w:ascii="宋体" w:hAnsi="宋体"/>
          <w:szCs w:val="21"/>
        </w:rPr>
        <w:t>.4.1</w:t>
      </w:r>
      <w:r>
        <w:rPr>
          <w:rFonts w:hint="eastAsia" w:ascii="宋体" w:hAnsi="宋体"/>
          <w:szCs w:val="21"/>
        </w:rPr>
        <w:t>6</w:t>
      </w:r>
      <w:commentRangeStart w:id="14"/>
      <w:r>
        <w:rPr>
          <w:rFonts w:hint="eastAsia" w:ascii="宋体" w:hAnsi="宋体"/>
          <w:szCs w:val="21"/>
        </w:rPr>
        <w:t>查看推荐方案</w:t>
      </w:r>
      <w:commentRangeEnd w:id="14"/>
      <w:r>
        <w:commentReference w:id="14"/>
      </w:r>
    </w:p>
    <w:p w14:paraId="74D08D7A">
      <w:pPr>
        <w:pStyle w:val="23"/>
        <w:ind w:left="360" w:firstLine="0" w:firstLineChars="0"/>
        <w:rPr>
          <w:rFonts w:hint="eastAsia" w:ascii="宋体" w:hAnsi="宋体" w:eastAsia="宋体" w:cs="宋体"/>
        </w:rPr>
      </w:pPr>
      <w:r>
        <w:rPr>
          <w:rFonts w:hint="eastAsia" w:ascii="宋体" w:hAnsi="宋体" w:eastAsia="宋体" w:cs="宋体"/>
        </w:rPr>
        <w:t>用例名：查看推荐方案</w:t>
      </w:r>
    </w:p>
    <w:p w14:paraId="7FD06A4B">
      <w:pPr>
        <w:pStyle w:val="23"/>
        <w:ind w:left="360" w:firstLine="0" w:firstLineChars="0"/>
        <w:rPr>
          <w:rFonts w:hint="eastAsia" w:ascii="宋体" w:hAnsi="宋体" w:eastAsia="宋体" w:cs="宋体"/>
        </w:rPr>
      </w:pPr>
      <w:r>
        <w:rPr>
          <w:rFonts w:hint="eastAsia" w:ascii="宋体" w:hAnsi="宋体" w:eastAsia="宋体" w:cs="宋体"/>
        </w:rPr>
        <w:t>描述：用户可以查看系统根据其输入跳转至硬件推荐方案</w:t>
      </w:r>
    </w:p>
    <w:p w14:paraId="798AAB84">
      <w:pPr>
        <w:pStyle w:val="23"/>
        <w:ind w:left="360" w:firstLine="0" w:firstLineChars="0"/>
        <w:rPr>
          <w:rFonts w:hint="eastAsia" w:ascii="宋体" w:hAnsi="宋体" w:eastAsia="宋体" w:cs="宋体"/>
        </w:rPr>
      </w:pPr>
      <w:r>
        <w:rPr>
          <w:rFonts w:hint="eastAsia" w:ascii="宋体" w:hAnsi="宋体" w:eastAsia="宋体" w:cs="宋体"/>
        </w:rPr>
        <w:t>参与者：用户</w:t>
      </w:r>
    </w:p>
    <w:p w14:paraId="57E2D2EC">
      <w:pPr>
        <w:pStyle w:val="23"/>
        <w:ind w:left="360" w:firstLine="0" w:firstLineChars="0"/>
        <w:rPr>
          <w:rFonts w:hint="eastAsia" w:ascii="宋体" w:hAnsi="宋体" w:eastAsia="宋体" w:cs="宋体"/>
        </w:rPr>
      </w:pPr>
      <w:r>
        <w:rPr>
          <w:rFonts w:hint="eastAsia" w:ascii="宋体" w:hAnsi="宋体" w:eastAsia="宋体" w:cs="宋体"/>
        </w:rPr>
        <w:t>前置条件：用户已输入需求且符合关键字格式</w:t>
      </w:r>
    </w:p>
    <w:p w14:paraId="33C29E32">
      <w:pPr>
        <w:pStyle w:val="23"/>
        <w:ind w:left="360" w:firstLine="0" w:firstLineChars="0"/>
        <w:rPr>
          <w:rFonts w:hint="eastAsia" w:ascii="宋体" w:hAnsi="宋体" w:eastAsia="宋体" w:cs="宋体"/>
        </w:rPr>
      </w:pPr>
      <w:r>
        <w:rPr>
          <w:rFonts w:hint="eastAsia" w:ascii="宋体" w:hAnsi="宋体" w:eastAsia="宋体" w:cs="宋体"/>
        </w:rPr>
        <w:t>活动图：</w:t>
      </w:r>
    </w:p>
    <w:p w14:paraId="4C3BC4AC"/>
    <w:p w14:paraId="6DAD9F2F">
      <w:pPr>
        <w:jc w:val="center"/>
      </w:pPr>
      <w:r>
        <w:drawing>
          <wp:inline distT="0" distB="0" distL="0" distR="0">
            <wp:extent cx="2257425" cy="3143250"/>
            <wp:effectExtent l="0" t="0" r="9525" b="0"/>
            <wp:docPr id="169853212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32121" name="图片 1" descr="图示&#10;&#10;AI 生成的内容可能不正确。"/>
                    <pic:cNvPicPr>
                      <a:picLocks noChangeAspect="1"/>
                    </pic:cNvPicPr>
                  </pic:nvPicPr>
                  <pic:blipFill>
                    <a:blip r:embed="rId23"/>
                    <a:stretch>
                      <a:fillRect/>
                    </a:stretch>
                  </pic:blipFill>
                  <pic:spPr>
                    <a:xfrm>
                      <a:off x="0" y="0"/>
                      <a:ext cx="2257740" cy="3143689"/>
                    </a:xfrm>
                    <a:prstGeom prst="rect">
                      <a:avLst/>
                    </a:prstGeom>
                  </pic:spPr>
                </pic:pic>
              </a:graphicData>
            </a:graphic>
          </wp:inline>
        </w:drawing>
      </w:r>
    </w:p>
    <w:p w14:paraId="6A3D48ED">
      <w:pPr>
        <w:pStyle w:val="6"/>
        <w:jc w:val="center"/>
        <w:rPr>
          <w:rFonts w:eastAsiaTheme="minorEastAsia"/>
        </w:rPr>
      </w:pPr>
      <w:r>
        <w:t xml:space="preserve">图 </w:t>
      </w:r>
      <w:r>
        <w:rPr>
          <w:rFonts w:hint="eastAsia"/>
        </w:rPr>
        <w:t>1.4.16 查看推荐方案活动图</w:t>
      </w:r>
    </w:p>
    <w:p w14:paraId="4C239BAA">
      <w:pPr>
        <w:pStyle w:val="5"/>
        <w:rPr>
          <w:rFonts w:hint="eastAsia" w:ascii="宋体" w:hAnsi="宋体"/>
          <w:szCs w:val="21"/>
        </w:rPr>
      </w:pPr>
      <w:r>
        <w:rPr>
          <w:rFonts w:hint="eastAsia" w:ascii="宋体" w:hAnsi="宋体"/>
          <w:szCs w:val="21"/>
        </w:rPr>
        <w:t>1</w:t>
      </w:r>
      <w:r>
        <w:rPr>
          <w:rFonts w:ascii="宋体" w:hAnsi="宋体"/>
          <w:szCs w:val="21"/>
        </w:rPr>
        <w:t>.4.1</w:t>
      </w:r>
      <w:r>
        <w:rPr>
          <w:rFonts w:hint="eastAsia" w:ascii="宋体" w:hAnsi="宋体"/>
          <w:szCs w:val="21"/>
        </w:rPr>
        <w:t>7发布硬件测评</w:t>
      </w:r>
    </w:p>
    <w:p w14:paraId="0D17B45C">
      <w:pPr>
        <w:pStyle w:val="23"/>
        <w:ind w:left="360" w:firstLine="0" w:firstLineChars="0"/>
      </w:pPr>
      <w:r>
        <w:rPr>
          <w:rFonts w:hint="eastAsia"/>
        </w:rPr>
        <w:t>用例名：发布硬件测评</w:t>
      </w:r>
    </w:p>
    <w:p w14:paraId="616EDA9A">
      <w:pPr>
        <w:pStyle w:val="23"/>
        <w:ind w:left="360" w:firstLine="0" w:firstLineChars="0"/>
      </w:pPr>
      <w:r>
        <w:rPr>
          <w:rFonts w:hint="eastAsia"/>
        </w:rPr>
        <w:t>描述：用户撰写并发表硬件使用测评，管理员可无需审核直接发布，其他用户需要审核</w:t>
      </w:r>
    </w:p>
    <w:p w14:paraId="74C53416">
      <w:pPr>
        <w:pStyle w:val="23"/>
        <w:ind w:left="360" w:firstLine="0" w:firstLineChars="0"/>
      </w:pPr>
      <w:r>
        <w:rPr>
          <w:rFonts w:hint="eastAsia"/>
        </w:rPr>
        <w:t>参与者：用户、管理员</w:t>
      </w:r>
    </w:p>
    <w:p w14:paraId="4C6C30A5">
      <w:pPr>
        <w:pStyle w:val="23"/>
        <w:ind w:left="360" w:firstLine="0" w:firstLineChars="0"/>
      </w:pPr>
      <w:r>
        <w:rPr>
          <w:rFonts w:hint="eastAsia"/>
        </w:rPr>
        <w:t>前置条件：用户、管理员已在本系统登录，且使用过该硬件（提供辅助验证材料）</w:t>
      </w:r>
    </w:p>
    <w:p w14:paraId="6D92FF22">
      <w:pPr>
        <w:pStyle w:val="23"/>
        <w:ind w:left="360" w:firstLine="0" w:firstLineChars="0"/>
      </w:pPr>
      <w:r>
        <w:rPr>
          <w:rFonts w:hint="eastAsia"/>
        </w:rPr>
        <w:t>活动图：</w:t>
      </w:r>
    </w:p>
    <w:p w14:paraId="3B52A959"/>
    <w:p w14:paraId="6D3787AE">
      <w:pPr>
        <w:jc w:val="center"/>
      </w:pPr>
      <w:r>
        <w:drawing>
          <wp:inline distT="0" distB="0" distL="0" distR="0">
            <wp:extent cx="3295650" cy="5506085"/>
            <wp:effectExtent l="0" t="0" r="0" b="0"/>
            <wp:docPr id="207349347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93478" name="图片 1" descr="图示&#10;&#10;AI 生成的内容可能不正确。"/>
                    <pic:cNvPicPr>
                      <a:picLocks noChangeAspect="1"/>
                    </pic:cNvPicPr>
                  </pic:nvPicPr>
                  <pic:blipFill>
                    <a:blip r:embed="rId24"/>
                    <a:stretch>
                      <a:fillRect/>
                    </a:stretch>
                  </pic:blipFill>
                  <pic:spPr>
                    <a:xfrm>
                      <a:off x="0" y="0"/>
                      <a:ext cx="3296110" cy="5506218"/>
                    </a:xfrm>
                    <a:prstGeom prst="rect">
                      <a:avLst/>
                    </a:prstGeom>
                  </pic:spPr>
                </pic:pic>
              </a:graphicData>
            </a:graphic>
          </wp:inline>
        </w:drawing>
      </w:r>
    </w:p>
    <w:p w14:paraId="065D21F0">
      <w:pPr>
        <w:pStyle w:val="6"/>
        <w:jc w:val="center"/>
        <w:rPr>
          <w:rFonts w:eastAsiaTheme="minorEastAsia"/>
        </w:rPr>
      </w:pPr>
      <w:r>
        <w:t xml:space="preserve">图 </w:t>
      </w:r>
      <w:r>
        <w:rPr>
          <w:rFonts w:hint="eastAsia"/>
        </w:rPr>
        <w:t>1.4.17 发布硬件测评活动图</w:t>
      </w:r>
    </w:p>
    <w:p w14:paraId="3DEBB440">
      <w:pPr>
        <w:pStyle w:val="5"/>
        <w:rPr>
          <w:rFonts w:hint="eastAsia" w:ascii="宋体" w:hAnsi="宋体"/>
          <w:szCs w:val="21"/>
        </w:rPr>
      </w:pPr>
      <w:r>
        <w:rPr>
          <w:rFonts w:hint="eastAsia" w:ascii="宋体" w:hAnsi="宋体"/>
          <w:szCs w:val="21"/>
        </w:rPr>
        <w:t>1</w:t>
      </w:r>
      <w:r>
        <w:rPr>
          <w:rFonts w:ascii="宋体" w:hAnsi="宋体"/>
          <w:szCs w:val="21"/>
        </w:rPr>
        <w:t>.4.1</w:t>
      </w:r>
      <w:r>
        <w:rPr>
          <w:rFonts w:hint="eastAsia" w:ascii="宋体" w:hAnsi="宋体"/>
          <w:szCs w:val="21"/>
        </w:rPr>
        <w:t>8删除硬件测评</w:t>
      </w:r>
    </w:p>
    <w:p w14:paraId="166EE0B5">
      <w:pPr>
        <w:pStyle w:val="23"/>
        <w:ind w:left="360" w:firstLine="0" w:firstLineChars="0"/>
      </w:pPr>
      <w:r>
        <w:rPr>
          <w:rFonts w:hint="eastAsia"/>
        </w:rPr>
        <w:t>用例名：删除硬件测评</w:t>
      </w:r>
    </w:p>
    <w:p w14:paraId="36AF30FC">
      <w:pPr>
        <w:pStyle w:val="23"/>
        <w:ind w:left="360" w:firstLine="0" w:firstLineChars="0"/>
      </w:pPr>
      <w:r>
        <w:rPr>
          <w:rFonts w:hint="eastAsia"/>
        </w:rPr>
        <w:t>描述：管理员可删除任意硬件测评，其他用户只可以删除自己的硬件测评</w:t>
      </w:r>
    </w:p>
    <w:p w14:paraId="79F6F3FB">
      <w:pPr>
        <w:pStyle w:val="23"/>
        <w:ind w:left="360" w:firstLine="0" w:firstLineChars="0"/>
      </w:pPr>
      <w:r>
        <w:rPr>
          <w:rFonts w:hint="eastAsia"/>
        </w:rPr>
        <w:t>参与者：用户、管理员</w:t>
      </w:r>
    </w:p>
    <w:p w14:paraId="11FAEC7B">
      <w:pPr>
        <w:pStyle w:val="23"/>
        <w:ind w:left="360" w:firstLine="0" w:firstLineChars="0"/>
      </w:pPr>
      <w:r>
        <w:rPr>
          <w:rFonts w:hint="eastAsia"/>
        </w:rPr>
        <w:t>前置条件：用户已在本系统登录，且该测评已发布</w:t>
      </w:r>
    </w:p>
    <w:p w14:paraId="624EEDBE">
      <w:pPr>
        <w:pStyle w:val="23"/>
        <w:ind w:left="360" w:firstLine="0" w:firstLineChars="0"/>
      </w:pPr>
      <w:r>
        <w:rPr>
          <w:rFonts w:hint="eastAsia"/>
        </w:rPr>
        <w:t>活动图：</w:t>
      </w:r>
    </w:p>
    <w:p w14:paraId="090381AC"/>
    <w:p w14:paraId="66924952">
      <w:pPr>
        <w:jc w:val="center"/>
      </w:pPr>
      <w:r>
        <w:drawing>
          <wp:inline distT="0" distB="0" distL="0" distR="0">
            <wp:extent cx="4067175" cy="7220585"/>
            <wp:effectExtent l="0" t="0" r="9525" b="0"/>
            <wp:docPr id="55839326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93268" name="图片 1" descr="图示&#10;&#10;AI 生成的内容可能不正确。"/>
                    <pic:cNvPicPr>
                      <a:picLocks noChangeAspect="1"/>
                    </pic:cNvPicPr>
                  </pic:nvPicPr>
                  <pic:blipFill>
                    <a:blip r:embed="rId25"/>
                    <a:stretch>
                      <a:fillRect/>
                    </a:stretch>
                  </pic:blipFill>
                  <pic:spPr>
                    <a:xfrm>
                      <a:off x="0" y="0"/>
                      <a:ext cx="4067743" cy="7220958"/>
                    </a:xfrm>
                    <a:prstGeom prst="rect">
                      <a:avLst/>
                    </a:prstGeom>
                  </pic:spPr>
                </pic:pic>
              </a:graphicData>
            </a:graphic>
          </wp:inline>
        </w:drawing>
      </w:r>
    </w:p>
    <w:p w14:paraId="1513C494">
      <w:pPr>
        <w:pStyle w:val="6"/>
        <w:jc w:val="center"/>
        <w:rPr>
          <w:rFonts w:eastAsiaTheme="minorEastAsia"/>
        </w:rPr>
      </w:pPr>
      <w:r>
        <w:t xml:space="preserve">图 </w:t>
      </w:r>
      <w:r>
        <w:rPr>
          <w:rFonts w:hint="eastAsia"/>
        </w:rPr>
        <w:t>1.4.18 删除硬件测评活动图</w:t>
      </w:r>
    </w:p>
    <w:p w14:paraId="580BC86B">
      <w:pPr>
        <w:pStyle w:val="5"/>
        <w:rPr>
          <w:rFonts w:hint="eastAsia" w:ascii="宋体" w:hAnsi="宋体"/>
          <w:szCs w:val="21"/>
        </w:rPr>
      </w:pPr>
    </w:p>
    <w:p w14:paraId="326929EC">
      <w:pPr>
        <w:pStyle w:val="5"/>
        <w:rPr>
          <w:rFonts w:hint="eastAsia" w:ascii="宋体" w:hAnsi="宋体"/>
          <w:szCs w:val="21"/>
        </w:rPr>
      </w:pPr>
      <w:r>
        <w:rPr>
          <w:rFonts w:hint="eastAsia" w:ascii="宋体" w:hAnsi="宋体"/>
          <w:szCs w:val="21"/>
        </w:rPr>
        <w:t>1</w:t>
      </w:r>
      <w:r>
        <w:rPr>
          <w:rFonts w:ascii="宋体" w:hAnsi="宋体"/>
          <w:szCs w:val="21"/>
        </w:rPr>
        <w:t>.4.1</w:t>
      </w:r>
      <w:r>
        <w:rPr>
          <w:rFonts w:hint="eastAsia" w:ascii="宋体" w:hAnsi="宋体"/>
          <w:szCs w:val="21"/>
        </w:rPr>
        <w:t>9审核硬件测评</w:t>
      </w:r>
    </w:p>
    <w:p w14:paraId="077A1981">
      <w:pPr>
        <w:pStyle w:val="23"/>
        <w:ind w:left="360" w:firstLine="0" w:firstLineChars="0"/>
      </w:pPr>
      <w:r>
        <w:rPr>
          <w:rFonts w:hint="eastAsia"/>
        </w:rPr>
        <w:t>用例名：审核硬件测评</w:t>
      </w:r>
    </w:p>
    <w:p w14:paraId="72312A60">
      <w:pPr>
        <w:pStyle w:val="23"/>
        <w:ind w:left="360" w:firstLine="0" w:firstLineChars="0"/>
      </w:pPr>
      <w:r>
        <w:rPr>
          <w:rFonts w:hint="eastAsia"/>
        </w:rPr>
        <w:t>描述：管理员需要对非管理员用户发布的硬件测评进行审核，审核通过则可以成功发布，否则发布失败</w:t>
      </w:r>
    </w:p>
    <w:p w14:paraId="63338DC6">
      <w:pPr>
        <w:pStyle w:val="23"/>
        <w:ind w:left="360" w:firstLine="0" w:firstLineChars="0"/>
      </w:pPr>
      <w:r>
        <w:rPr>
          <w:rFonts w:hint="eastAsia"/>
        </w:rPr>
        <w:t>参与者：管理员</w:t>
      </w:r>
    </w:p>
    <w:p w14:paraId="4BD2CA28">
      <w:pPr>
        <w:pStyle w:val="23"/>
        <w:ind w:left="360" w:firstLine="0" w:firstLineChars="0"/>
      </w:pPr>
      <w:r>
        <w:rPr>
          <w:rFonts w:hint="eastAsia"/>
        </w:rPr>
        <w:t>前置条件：用户已在本系统登录且发布了硬件测评</w:t>
      </w:r>
    </w:p>
    <w:p w14:paraId="70A24994">
      <w:pPr>
        <w:pStyle w:val="23"/>
        <w:ind w:left="360" w:firstLine="0" w:firstLineChars="0"/>
      </w:pPr>
      <w:r>
        <w:rPr>
          <w:rFonts w:hint="eastAsia"/>
        </w:rPr>
        <w:t>活动图：</w:t>
      </w:r>
    </w:p>
    <w:p w14:paraId="1CEDA5EF"/>
    <w:p w14:paraId="64037C57">
      <w:pPr>
        <w:jc w:val="center"/>
      </w:pPr>
      <w:r>
        <w:drawing>
          <wp:inline distT="0" distB="0" distL="0" distR="0">
            <wp:extent cx="4114800" cy="6239510"/>
            <wp:effectExtent l="0" t="0" r="0" b="8890"/>
            <wp:docPr id="113380569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05698" name="图片 1" descr="图示&#10;&#10;AI 生成的内容可能不正确。"/>
                    <pic:cNvPicPr>
                      <a:picLocks noChangeAspect="1"/>
                    </pic:cNvPicPr>
                  </pic:nvPicPr>
                  <pic:blipFill>
                    <a:blip r:embed="rId26"/>
                    <a:stretch>
                      <a:fillRect/>
                    </a:stretch>
                  </pic:blipFill>
                  <pic:spPr>
                    <a:xfrm>
                      <a:off x="0" y="0"/>
                      <a:ext cx="4115374" cy="6239746"/>
                    </a:xfrm>
                    <a:prstGeom prst="rect">
                      <a:avLst/>
                    </a:prstGeom>
                  </pic:spPr>
                </pic:pic>
              </a:graphicData>
            </a:graphic>
          </wp:inline>
        </w:drawing>
      </w:r>
    </w:p>
    <w:p w14:paraId="74C6107C">
      <w:pPr>
        <w:pStyle w:val="6"/>
        <w:jc w:val="center"/>
        <w:rPr>
          <w:rFonts w:eastAsiaTheme="minorEastAsia"/>
        </w:rPr>
      </w:pPr>
      <w:r>
        <w:t xml:space="preserve">图 </w:t>
      </w:r>
      <w:r>
        <w:rPr>
          <w:rFonts w:hint="eastAsia"/>
        </w:rPr>
        <w:t>1.4.19 审核硬件测评活动图</w:t>
      </w:r>
    </w:p>
    <w:p w14:paraId="6D73610D">
      <w:pPr>
        <w:pStyle w:val="5"/>
        <w:rPr>
          <w:rFonts w:hint="eastAsia" w:ascii="宋体" w:hAnsi="宋体"/>
          <w:szCs w:val="21"/>
        </w:rPr>
      </w:pPr>
      <w:r>
        <w:rPr>
          <w:rFonts w:hint="eastAsia" w:ascii="宋体" w:hAnsi="宋体"/>
          <w:szCs w:val="21"/>
        </w:rPr>
        <w:t>1</w:t>
      </w:r>
      <w:r>
        <w:rPr>
          <w:rFonts w:ascii="宋体" w:hAnsi="宋体"/>
          <w:szCs w:val="21"/>
        </w:rPr>
        <w:t>.4.</w:t>
      </w:r>
      <w:r>
        <w:rPr>
          <w:rFonts w:hint="eastAsia" w:ascii="宋体" w:hAnsi="宋体"/>
          <w:szCs w:val="21"/>
        </w:rPr>
        <w:t>20查看硬件测评</w:t>
      </w:r>
    </w:p>
    <w:p w14:paraId="7E5F213C">
      <w:pPr>
        <w:pStyle w:val="23"/>
        <w:ind w:left="360" w:firstLine="0" w:firstLineChars="0"/>
      </w:pPr>
      <w:r>
        <w:rPr>
          <w:rFonts w:hint="eastAsia"/>
        </w:rPr>
        <w:t>用例名：查看硬件测评</w:t>
      </w:r>
    </w:p>
    <w:p w14:paraId="228B0232">
      <w:pPr>
        <w:pStyle w:val="23"/>
        <w:ind w:left="360" w:firstLine="0" w:firstLineChars="0"/>
      </w:pPr>
      <w:r>
        <w:rPr>
          <w:rFonts w:hint="eastAsia"/>
        </w:rPr>
        <w:t>描述：用户和管理员可以查看已通过审核的硬件测评</w:t>
      </w:r>
    </w:p>
    <w:p w14:paraId="49DFF455">
      <w:pPr>
        <w:pStyle w:val="23"/>
        <w:ind w:left="360" w:firstLine="0" w:firstLineChars="0"/>
      </w:pPr>
      <w:r>
        <w:rPr>
          <w:rFonts w:hint="eastAsia"/>
        </w:rPr>
        <w:t>参与者：用户、管理员</w:t>
      </w:r>
    </w:p>
    <w:p w14:paraId="2FAD3540">
      <w:pPr>
        <w:pStyle w:val="23"/>
        <w:ind w:left="360" w:firstLine="0" w:firstLineChars="0"/>
      </w:pPr>
      <w:r>
        <w:rPr>
          <w:rFonts w:hint="eastAsia"/>
        </w:rPr>
        <w:t>前置条件：硬件测评已被发布</w:t>
      </w:r>
    </w:p>
    <w:p w14:paraId="22E09FF5">
      <w:pPr>
        <w:pStyle w:val="23"/>
        <w:ind w:left="360" w:firstLine="0" w:firstLineChars="0"/>
      </w:pPr>
      <w:r>
        <w:rPr>
          <w:rFonts w:hint="eastAsia"/>
        </w:rPr>
        <w:t>活动图：</w:t>
      </w:r>
    </w:p>
    <w:p w14:paraId="1E654D54"/>
    <w:p w14:paraId="2F544265">
      <w:pPr>
        <w:jc w:val="center"/>
      </w:pPr>
      <w:r>
        <w:drawing>
          <wp:inline distT="0" distB="0" distL="0" distR="0">
            <wp:extent cx="2552700" cy="5001260"/>
            <wp:effectExtent l="0" t="0" r="0" b="8890"/>
            <wp:docPr id="129760297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02976" name="图片 1" descr="图示&#10;&#10;AI 生成的内容可能不正确。"/>
                    <pic:cNvPicPr>
                      <a:picLocks noChangeAspect="1"/>
                    </pic:cNvPicPr>
                  </pic:nvPicPr>
                  <pic:blipFill>
                    <a:blip r:embed="rId27"/>
                    <a:stretch>
                      <a:fillRect/>
                    </a:stretch>
                  </pic:blipFill>
                  <pic:spPr>
                    <a:xfrm>
                      <a:off x="0" y="0"/>
                      <a:ext cx="2553056" cy="5001323"/>
                    </a:xfrm>
                    <a:prstGeom prst="rect">
                      <a:avLst/>
                    </a:prstGeom>
                  </pic:spPr>
                </pic:pic>
              </a:graphicData>
            </a:graphic>
          </wp:inline>
        </w:drawing>
      </w:r>
    </w:p>
    <w:p w14:paraId="4E83DCFB">
      <w:pPr>
        <w:pStyle w:val="6"/>
        <w:jc w:val="center"/>
        <w:rPr>
          <w:rFonts w:eastAsiaTheme="minorEastAsia"/>
        </w:rPr>
      </w:pPr>
      <w:r>
        <w:t xml:space="preserve">图 </w:t>
      </w:r>
      <w:r>
        <w:rPr>
          <w:rFonts w:hint="eastAsia"/>
        </w:rPr>
        <w:t xml:space="preserve">1.4.20查看硬件测评活动图 </w:t>
      </w:r>
    </w:p>
    <w:p w14:paraId="33C15D2E">
      <w:pPr>
        <w:pStyle w:val="5"/>
        <w:rPr>
          <w:rFonts w:hint="eastAsia" w:ascii="宋体" w:hAnsi="宋体"/>
          <w:szCs w:val="21"/>
        </w:rPr>
      </w:pPr>
      <w:r>
        <w:rPr>
          <w:rFonts w:hint="eastAsia" w:ascii="宋体" w:hAnsi="宋体"/>
          <w:szCs w:val="21"/>
        </w:rPr>
        <w:t>1</w:t>
      </w:r>
      <w:r>
        <w:rPr>
          <w:rFonts w:ascii="宋体" w:hAnsi="宋体"/>
          <w:szCs w:val="21"/>
        </w:rPr>
        <w:t>.4.</w:t>
      </w:r>
      <w:r>
        <w:rPr>
          <w:rFonts w:hint="eastAsia" w:ascii="宋体" w:hAnsi="宋体"/>
          <w:szCs w:val="21"/>
        </w:rPr>
        <w:t>21发表测评评论</w:t>
      </w:r>
    </w:p>
    <w:p w14:paraId="1C2078F1">
      <w:pPr>
        <w:pStyle w:val="23"/>
        <w:ind w:left="360" w:firstLine="0" w:firstLineChars="0"/>
      </w:pPr>
      <w:r>
        <w:rPr>
          <w:rFonts w:hint="eastAsia"/>
        </w:rPr>
        <w:t>用例名：发表测评评论</w:t>
      </w:r>
    </w:p>
    <w:p w14:paraId="24CC771D">
      <w:pPr>
        <w:pStyle w:val="23"/>
        <w:ind w:left="360" w:firstLine="0" w:firstLineChars="0"/>
      </w:pPr>
      <w:r>
        <w:rPr>
          <w:rFonts w:hint="eastAsia"/>
        </w:rPr>
        <w:t>描述：用户可以对硬件测评发表评论，交流使用心得或提问</w:t>
      </w:r>
    </w:p>
    <w:p w14:paraId="53026AE7">
      <w:pPr>
        <w:pStyle w:val="23"/>
        <w:ind w:left="360" w:firstLine="0" w:firstLineChars="0"/>
      </w:pPr>
      <w:r>
        <w:rPr>
          <w:rFonts w:hint="eastAsia"/>
        </w:rPr>
        <w:t>参与者：用户、管理员</w:t>
      </w:r>
    </w:p>
    <w:p w14:paraId="1ECBF1D1">
      <w:pPr>
        <w:pStyle w:val="23"/>
        <w:ind w:left="360" w:firstLine="0" w:firstLineChars="0"/>
      </w:pPr>
      <w:r>
        <w:rPr>
          <w:rFonts w:hint="eastAsia"/>
        </w:rPr>
        <w:t>前置条件：用户、管理员已在本系统登录且测评已存在</w:t>
      </w:r>
    </w:p>
    <w:p w14:paraId="1108A6DC">
      <w:pPr>
        <w:pStyle w:val="23"/>
        <w:ind w:left="360" w:firstLine="0" w:firstLineChars="0"/>
      </w:pPr>
      <w:r>
        <w:rPr>
          <w:rFonts w:hint="eastAsia"/>
        </w:rPr>
        <w:t>活动图：</w:t>
      </w:r>
    </w:p>
    <w:p w14:paraId="13F607C9"/>
    <w:p w14:paraId="609576E5">
      <w:pPr>
        <w:jc w:val="center"/>
      </w:pPr>
      <w:r>
        <w:drawing>
          <wp:inline distT="0" distB="0" distL="0" distR="0">
            <wp:extent cx="3990975" cy="5782310"/>
            <wp:effectExtent l="0" t="0" r="9525" b="8890"/>
            <wp:docPr id="2127159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596" name="图片 1" descr="图示&#10;&#10;AI 生成的内容可能不正确。"/>
                    <pic:cNvPicPr>
                      <a:picLocks noChangeAspect="1"/>
                    </pic:cNvPicPr>
                  </pic:nvPicPr>
                  <pic:blipFill>
                    <a:blip r:embed="rId28"/>
                    <a:stretch>
                      <a:fillRect/>
                    </a:stretch>
                  </pic:blipFill>
                  <pic:spPr>
                    <a:xfrm>
                      <a:off x="0" y="0"/>
                      <a:ext cx="3991532" cy="5782482"/>
                    </a:xfrm>
                    <a:prstGeom prst="rect">
                      <a:avLst/>
                    </a:prstGeom>
                  </pic:spPr>
                </pic:pic>
              </a:graphicData>
            </a:graphic>
          </wp:inline>
        </w:drawing>
      </w:r>
    </w:p>
    <w:p w14:paraId="60FF16F7">
      <w:pPr>
        <w:pStyle w:val="6"/>
        <w:jc w:val="center"/>
        <w:rPr>
          <w:rFonts w:eastAsiaTheme="minorEastAsia"/>
        </w:rPr>
      </w:pPr>
      <w:r>
        <w:t xml:space="preserve">图 </w:t>
      </w:r>
      <w:r>
        <w:rPr>
          <w:rFonts w:hint="eastAsia"/>
        </w:rPr>
        <w:t>1.4.21 发表测评评论活动图</w:t>
      </w:r>
    </w:p>
    <w:p w14:paraId="3520F186">
      <w:pPr>
        <w:pStyle w:val="5"/>
        <w:rPr>
          <w:rFonts w:hint="eastAsia" w:ascii="宋体" w:hAnsi="宋体"/>
          <w:szCs w:val="21"/>
        </w:rPr>
      </w:pPr>
      <w:r>
        <w:rPr>
          <w:rFonts w:hint="eastAsia" w:ascii="宋体" w:hAnsi="宋体"/>
          <w:szCs w:val="21"/>
        </w:rPr>
        <w:t>1</w:t>
      </w:r>
      <w:r>
        <w:rPr>
          <w:rFonts w:ascii="宋体" w:hAnsi="宋体"/>
          <w:szCs w:val="21"/>
        </w:rPr>
        <w:t>.4.</w:t>
      </w:r>
      <w:r>
        <w:rPr>
          <w:rFonts w:hint="eastAsia" w:ascii="宋体" w:hAnsi="宋体"/>
          <w:szCs w:val="21"/>
        </w:rPr>
        <w:t>22删除测评评论</w:t>
      </w:r>
    </w:p>
    <w:p w14:paraId="4BDE7BD1">
      <w:pPr>
        <w:pStyle w:val="23"/>
        <w:ind w:left="360" w:firstLine="0" w:firstLineChars="0"/>
      </w:pPr>
      <w:r>
        <w:rPr>
          <w:rFonts w:hint="eastAsia"/>
        </w:rPr>
        <w:t>用例名：删除测评评论</w:t>
      </w:r>
    </w:p>
    <w:p w14:paraId="3140EE79">
      <w:pPr>
        <w:pStyle w:val="23"/>
        <w:ind w:left="360" w:firstLine="0" w:firstLineChars="0"/>
      </w:pPr>
      <w:r>
        <w:rPr>
          <w:rFonts w:hint="eastAsia"/>
        </w:rPr>
        <w:t>描述：非管理员用户可以将发表过的测评评论删除，管理员可以删除任意评论</w:t>
      </w:r>
    </w:p>
    <w:p w14:paraId="230960DD">
      <w:pPr>
        <w:pStyle w:val="23"/>
        <w:ind w:left="360" w:firstLine="0" w:firstLineChars="0"/>
      </w:pPr>
      <w:r>
        <w:rPr>
          <w:rFonts w:hint="eastAsia"/>
        </w:rPr>
        <w:t>参与者：用户、管理员</w:t>
      </w:r>
    </w:p>
    <w:p w14:paraId="39D5CE02">
      <w:pPr>
        <w:pStyle w:val="23"/>
        <w:ind w:left="360" w:firstLine="0" w:firstLineChars="0"/>
      </w:pPr>
      <w:r>
        <w:rPr>
          <w:rFonts w:hint="eastAsia"/>
        </w:rPr>
        <w:t>前置条件：用户、管理员已在本系统登录且测评和评论存在</w:t>
      </w:r>
    </w:p>
    <w:p w14:paraId="5A4D06C1">
      <w:pPr>
        <w:pStyle w:val="23"/>
        <w:ind w:left="360" w:firstLine="0" w:firstLineChars="0"/>
      </w:pPr>
      <w:r>
        <w:rPr>
          <w:rFonts w:hint="eastAsia"/>
        </w:rPr>
        <w:t>活动图：</w:t>
      </w:r>
    </w:p>
    <w:p w14:paraId="580906C2"/>
    <w:p w14:paraId="6D5528D9">
      <w:pPr>
        <w:jc w:val="center"/>
      </w:pPr>
      <w:r>
        <w:drawing>
          <wp:inline distT="0" distB="0" distL="0" distR="0">
            <wp:extent cx="3162300" cy="4295775"/>
            <wp:effectExtent l="0" t="0" r="0" b="9525"/>
            <wp:docPr id="64928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8261" name="图片 1"/>
                    <pic:cNvPicPr>
                      <a:picLocks noChangeAspect="1"/>
                    </pic:cNvPicPr>
                  </pic:nvPicPr>
                  <pic:blipFill>
                    <a:blip r:embed="rId29"/>
                    <a:stretch>
                      <a:fillRect/>
                    </a:stretch>
                  </pic:blipFill>
                  <pic:spPr>
                    <a:xfrm>
                      <a:off x="0" y="0"/>
                      <a:ext cx="3162741" cy="4296375"/>
                    </a:xfrm>
                    <a:prstGeom prst="rect">
                      <a:avLst/>
                    </a:prstGeom>
                  </pic:spPr>
                </pic:pic>
              </a:graphicData>
            </a:graphic>
          </wp:inline>
        </w:drawing>
      </w:r>
    </w:p>
    <w:p w14:paraId="770D0E01">
      <w:pPr>
        <w:pStyle w:val="6"/>
        <w:jc w:val="center"/>
      </w:pPr>
      <w:r>
        <w:t xml:space="preserve">图 </w:t>
      </w:r>
      <w:r>
        <w:rPr>
          <w:rFonts w:hint="eastAsia"/>
        </w:rPr>
        <w:t>1.4.22 删除测评评论活动图</w:t>
      </w:r>
    </w:p>
    <w:p w14:paraId="4ADF4243">
      <w:pPr>
        <w:pStyle w:val="5"/>
        <w:rPr>
          <w:rFonts w:hint="eastAsia" w:ascii="宋体" w:hAnsi="宋体"/>
          <w:szCs w:val="21"/>
        </w:rPr>
      </w:pPr>
      <w:r>
        <w:rPr>
          <w:rFonts w:hint="eastAsia" w:ascii="宋体" w:hAnsi="宋体"/>
          <w:szCs w:val="21"/>
        </w:rPr>
        <w:t>1</w:t>
      </w:r>
      <w:r>
        <w:rPr>
          <w:rFonts w:ascii="宋体" w:hAnsi="宋体"/>
          <w:szCs w:val="21"/>
        </w:rPr>
        <w:t>.4.2</w:t>
      </w:r>
      <w:r>
        <w:rPr>
          <w:rFonts w:hint="eastAsia" w:ascii="宋体" w:hAnsi="宋体"/>
          <w:szCs w:val="21"/>
        </w:rPr>
        <w:t>3查看测评评论</w:t>
      </w:r>
    </w:p>
    <w:p w14:paraId="71FDCE97">
      <w:pPr>
        <w:pStyle w:val="23"/>
        <w:ind w:left="360" w:firstLine="0" w:firstLineChars="0"/>
      </w:pPr>
      <w:r>
        <w:rPr>
          <w:rFonts w:hint="eastAsia"/>
        </w:rPr>
        <w:t>用例名：查看测评评论</w:t>
      </w:r>
    </w:p>
    <w:p w14:paraId="30EB7749">
      <w:pPr>
        <w:pStyle w:val="23"/>
        <w:ind w:left="360" w:firstLine="0" w:firstLineChars="0"/>
      </w:pPr>
      <w:r>
        <w:rPr>
          <w:rFonts w:hint="eastAsia"/>
        </w:rPr>
        <w:t>描述：用户可以查看相关硬件测评下发表的评论</w:t>
      </w:r>
    </w:p>
    <w:p w14:paraId="544BEBE2">
      <w:pPr>
        <w:pStyle w:val="23"/>
        <w:ind w:left="360" w:firstLine="0" w:firstLineChars="0"/>
      </w:pPr>
      <w:r>
        <w:rPr>
          <w:rFonts w:hint="eastAsia"/>
        </w:rPr>
        <w:t>参与者：用户、管理员</w:t>
      </w:r>
    </w:p>
    <w:p w14:paraId="7FA51810">
      <w:pPr>
        <w:pStyle w:val="23"/>
        <w:ind w:left="360" w:firstLine="0" w:firstLineChars="0"/>
      </w:pPr>
      <w:r>
        <w:rPr>
          <w:rFonts w:hint="eastAsia"/>
        </w:rPr>
        <w:t>前置条件：用户已在本系统登录且测评和评论存在</w:t>
      </w:r>
    </w:p>
    <w:p w14:paraId="7B990B48">
      <w:pPr>
        <w:pStyle w:val="23"/>
        <w:ind w:left="360" w:firstLine="0" w:firstLineChars="0"/>
      </w:pPr>
      <w:r>
        <w:rPr>
          <w:rFonts w:hint="eastAsia"/>
        </w:rPr>
        <w:t>活动图：</w:t>
      </w:r>
    </w:p>
    <w:p w14:paraId="3952B188">
      <w:pPr>
        <w:pStyle w:val="23"/>
        <w:ind w:left="360" w:firstLine="0" w:firstLineChars="0"/>
      </w:pPr>
      <w:r>
        <w:drawing>
          <wp:inline distT="0" distB="0" distL="0" distR="0">
            <wp:extent cx="2438400" cy="4057650"/>
            <wp:effectExtent l="0" t="0" r="0" b="0"/>
            <wp:docPr id="1966817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17777" name="图片 1"/>
                    <pic:cNvPicPr>
                      <a:picLocks noChangeAspect="1"/>
                    </pic:cNvPicPr>
                  </pic:nvPicPr>
                  <pic:blipFill>
                    <a:blip r:embed="rId30"/>
                    <a:stretch>
                      <a:fillRect/>
                    </a:stretch>
                  </pic:blipFill>
                  <pic:spPr>
                    <a:xfrm>
                      <a:off x="0" y="0"/>
                      <a:ext cx="2438740" cy="4058216"/>
                    </a:xfrm>
                    <a:prstGeom prst="rect">
                      <a:avLst/>
                    </a:prstGeom>
                  </pic:spPr>
                </pic:pic>
              </a:graphicData>
            </a:graphic>
          </wp:inline>
        </w:drawing>
      </w:r>
    </w:p>
    <w:p w14:paraId="3471894C">
      <w:pPr>
        <w:pStyle w:val="6"/>
        <w:jc w:val="center"/>
      </w:pPr>
      <w:r>
        <w:t xml:space="preserve">图 </w:t>
      </w:r>
      <w:r>
        <w:rPr>
          <w:rFonts w:hint="eastAsia"/>
        </w:rPr>
        <w:t>1.4.23 查看测评评论活动图</w:t>
      </w:r>
    </w:p>
    <w:p w14:paraId="02ACE8C1">
      <w:pPr>
        <w:pStyle w:val="6"/>
        <w:jc w:val="center"/>
      </w:pPr>
    </w:p>
    <w:p w14:paraId="3E69D3CF">
      <w:pPr>
        <w:pStyle w:val="5"/>
        <w:rPr>
          <w:rFonts w:hint="eastAsia" w:ascii="宋体" w:hAnsi="宋体"/>
          <w:szCs w:val="21"/>
        </w:rPr>
      </w:pPr>
      <w:r>
        <w:rPr>
          <w:rFonts w:hint="eastAsia" w:ascii="宋体" w:hAnsi="宋体"/>
          <w:szCs w:val="21"/>
        </w:rPr>
        <w:t>1</w:t>
      </w:r>
      <w:r>
        <w:rPr>
          <w:rFonts w:ascii="宋体" w:hAnsi="宋体"/>
          <w:szCs w:val="21"/>
        </w:rPr>
        <w:t>.4.2</w:t>
      </w:r>
      <w:r>
        <w:rPr>
          <w:rFonts w:hint="eastAsia" w:ascii="宋体" w:hAnsi="宋体"/>
          <w:szCs w:val="21"/>
        </w:rPr>
        <w:t>4审核测评评论</w:t>
      </w:r>
    </w:p>
    <w:p w14:paraId="7CEF7FAB">
      <w:pPr>
        <w:pStyle w:val="23"/>
        <w:ind w:left="360" w:firstLine="0" w:firstLineChars="0"/>
      </w:pPr>
      <w:r>
        <w:rPr>
          <w:rFonts w:hint="eastAsia"/>
        </w:rPr>
        <w:t>用例名：审核测评评论</w:t>
      </w:r>
    </w:p>
    <w:p w14:paraId="0B01C14E">
      <w:pPr>
        <w:pStyle w:val="23"/>
        <w:ind w:left="360" w:firstLine="0" w:firstLineChars="0"/>
      </w:pPr>
      <w:r>
        <w:rPr>
          <w:rFonts w:hint="eastAsia"/>
        </w:rPr>
        <w:t>描述：管理员需要对非管理员用户发布的测评评论进行审核，审核通过则可以成功发布，否则发布失败</w:t>
      </w:r>
    </w:p>
    <w:p w14:paraId="5D617C51">
      <w:pPr>
        <w:pStyle w:val="23"/>
        <w:ind w:left="360" w:firstLine="0" w:firstLineChars="0"/>
      </w:pPr>
      <w:r>
        <w:rPr>
          <w:rFonts w:hint="eastAsia"/>
        </w:rPr>
        <w:t>参与者：管理员</w:t>
      </w:r>
    </w:p>
    <w:p w14:paraId="7FEB04FE">
      <w:pPr>
        <w:pStyle w:val="23"/>
        <w:ind w:left="360" w:firstLine="0" w:firstLineChars="0"/>
      </w:pPr>
      <w:r>
        <w:rPr>
          <w:rFonts w:hint="eastAsia"/>
        </w:rPr>
        <w:t>前置条件：用户已在本系统登录且发布了测评评论</w:t>
      </w:r>
    </w:p>
    <w:p w14:paraId="762B6EBE">
      <w:pPr>
        <w:pStyle w:val="23"/>
        <w:ind w:left="360" w:firstLine="0" w:firstLineChars="0"/>
      </w:pPr>
      <w:r>
        <w:rPr>
          <w:rFonts w:hint="eastAsia"/>
        </w:rPr>
        <w:t>活动图：</w:t>
      </w:r>
    </w:p>
    <w:p w14:paraId="7B447391"/>
    <w:p w14:paraId="0C128E52">
      <w:pPr>
        <w:jc w:val="center"/>
      </w:pPr>
      <w:r>
        <w:drawing>
          <wp:inline distT="0" distB="0" distL="0" distR="0">
            <wp:extent cx="3971925" cy="6077585"/>
            <wp:effectExtent l="0" t="0" r="9525" b="0"/>
            <wp:docPr id="95871721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17219" name="图片 1" descr="图示&#10;&#10;AI 生成的内容可能不正确。"/>
                    <pic:cNvPicPr>
                      <a:picLocks noChangeAspect="1"/>
                    </pic:cNvPicPr>
                  </pic:nvPicPr>
                  <pic:blipFill>
                    <a:blip r:embed="rId31"/>
                    <a:stretch>
                      <a:fillRect/>
                    </a:stretch>
                  </pic:blipFill>
                  <pic:spPr>
                    <a:xfrm>
                      <a:off x="0" y="0"/>
                      <a:ext cx="3972479" cy="6077798"/>
                    </a:xfrm>
                    <a:prstGeom prst="rect">
                      <a:avLst/>
                    </a:prstGeom>
                  </pic:spPr>
                </pic:pic>
              </a:graphicData>
            </a:graphic>
          </wp:inline>
        </w:drawing>
      </w:r>
    </w:p>
    <w:p w14:paraId="3EEA9104">
      <w:pPr>
        <w:pStyle w:val="6"/>
        <w:jc w:val="center"/>
        <w:rPr>
          <w:rFonts w:eastAsiaTheme="minorEastAsia"/>
        </w:rPr>
      </w:pPr>
      <w:r>
        <w:t xml:space="preserve">图 </w:t>
      </w:r>
      <w:r>
        <w:rPr>
          <w:rFonts w:hint="eastAsia"/>
        </w:rPr>
        <w:t>1.4.24 审核测评评论活动图</w:t>
      </w:r>
    </w:p>
    <w:p w14:paraId="47CA2D41">
      <w:pPr>
        <w:pStyle w:val="3"/>
      </w:pPr>
      <w:bookmarkStart w:id="18" w:name="_Toc148635500"/>
      <w:r>
        <w:rPr>
          <w:rFonts w:hint="eastAsia"/>
        </w:rPr>
        <w:t>2、性能规定</w:t>
      </w:r>
      <w:bookmarkEnd w:id="18"/>
    </w:p>
    <w:p w14:paraId="3236F88C">
      <w:pPr>
        <w:pStyle w:val="4"/>
        <w:rPr>
          <w:rFonts w:hint="eastAsia"/>
        </w:rPr>
      </w:pPr>
      <w:r>
        <w:tab/>
      </w:r>
      <w:bookmarkStart w:id="19" w:name="_Toc148635501"/>
      <w:r>
        <w:t>2.1</w:t>
      </w:r>
      <w:r>
        <w:rPr>
          <w:rFonts w:hint="eastAsia"/>
        </w:rPr>
        <w:t>精度</w:t>
      </w:r>
      <w:bookmarkEnd w:id="19"/>
    </w:p>
    <w:p w14:paraId="01E9D5D9">
      <w:pPr>
        <w:ind w:firstLine="420" w:firstLineChars="200"/>
      </w:pPr>
      <w:r>
        <w:rPr>
          <w:rFonts w:hint="eastAsia" w:ascii="宋体" w:hAnsi="宋体" w:eastAsia="宋体"/>
        </w:rPr>
        <w:t>用户信息、硬件信息、需求信息、测评内容、评论都需要按照符合条件的输入进行保存，例如硬件参数需与实际一致、需求信息需完整明确，否则提示重新输入。</w:t>
      </w:r>
    </w:p>
    <w:p w14:paraId="02BDA826">
      <w:pPr>
        <w:pStyle w:val="4"/>
        <w:rPr>
          <w:rFonts w:hint="eastAsia"/>
        </w:rPr>
      </w:pPr>
      <w:r>
        <w:tab/>
      </w:r>
      <w:bookmarkStart w:id="20" w:name="_Toc148635502"/>
      <w:r>
        <w:t>2.2</w:t>
      </w:r>
      <w:r>
        <w:rPr>
          <w:rFonts w:hint="eastAsia"/>
        </w:rPr>
        <w:t>时间特性要求</w:t>
      </w:r>
      <w:bookmarkEnd w:id="20"/>
    </w:p>
    <w:p w14:paraId="40E863C4">
      <w:pPr>
        <w:pStyle w:val="4"/>
        <w:ind w:firstLine="420" w:firstLineChars="200"/>
        <w:rPr>
          <w:rFonts w:hint="eastAsia" w:ascii="宋体" w:hAnsi="宋体" w:eastAsia="宋体"/>
          <w:b w:val="0"/>
          <w:bCs w:val="0"/>
          <w:sz w:val="21"/>
          <w:szCs w:val="21"/>
        </w:rPr>
      </w:pPr>
      <w:r>
        <w:rPr>
          <w:rFonts w:hint="eastAsia" w:ascii="宋体" w:hAnsi="宋体" w:eastAsia="宋体"/>
          <w:b w:val="0"/>
          <w:bCs w:val="0"/>
          <w:sz w:val="21"/>
          <w:szCs w:val="21"/>
        </w:rPr>
        <w:t>服务器响应时间：小于 1.5 秒；</w:t>
      </w:r>
    </w:p>
    <w:p w14:paraId="2E483C41">
      <w:pPr>
        <w:pStyle w:val="4"/>
        <w:ind w:firstLine="420" w:firstLineChars="200"/>
        <w:rPr>
          <w:rFonts w:hint="eastAsia" w:ascii="宋体" w:hAnsi="宋体" w:eastAsia="宋体"/>
          <w:b w:val="0"/>
          <w:bCs w:val="0"/>
          <w:sz w:val="21"/>
          <w:szCs w:val="21"/>
        </w:rPr>
      </w:pPr>
      <w:r>
        <w:rPr>
          <w:rFonts w:hint="eastAsia" w:ascii="宋体" w:hAnsi="宋体" w:eastAsia="宋体"/>
          <w:b w:val="0"/>
          <w:bCs w:val="0"/>
          <w:sz w:val="21"/>
          <w:szCs w:val="21"/>
        </w:rPr>
        <w:t>注册信息验证发送时间：小于 2 秒；</w:t>
      </w:r>
    </w:p>
    <w:p w14:paraId="243C4495">
      <w:pPr>
        <w:pStyle w:val="4"/>
        <w:ind w:firstLine="420" w:firstLineChars="200"/>
        <w:rPr>
          <w:rFonts w:hint="eastAsia" w:ascii="宋体" w:hAnsi="宋体" w:eastAsia="宋体"/>
          <w:b w:val="0"/>
          <w:bCs w:val="0"/>
          <w:sz w:val="21"/>
          <w:szCs w:val="21"/>
        </w:rPr>
      </w:pPr>
      <w:r>
        <w:rPr>
          <w:rFonts w:hint="eastAsia" w:ascii="宋体" w:hAnsi="宋体" w:eastAsia="宋体"/>
          <w:b w:val="0"/>
          <w:bCs w:val="0"/>
          <w:sz w:val="21"/>
          <w:szCs w:val="21"/>
        </w:rPr>
        <w:t>账户登录响应时间：小于 1 秒；</w:t>
      </w:r>
    </w:p>
    <w:p w14:paraId="371FE018">
      <w:pPr>
        <w:pStyle w:val="4"/>
        <w:ind w:firstLine="420" w:firstLineChars="200"/>
        <w:rPr>
          <w:rFonts w:hint="eastAsia" w:ascii="宋体" w:hAnsi="宋体" w:eastAsia="宋体"/>
          <w:b w:val="0"/>
          <w:bCs w:val="0"/>
          <w:sz w:val="21"/>
          <w:szCs w:val="21"/>
        </w:rPr>
      </w:pPr>
      <w:r>
        <w:rPr>
          <w:rFonts w:hint="eastAsia" w:ascii="宋体" w:hAnsi="宋体" w:eastAsia="宋体"/>
          <w:b w:val="0"/>
          <w:bCs w:val="0"/>
          <w:sz w:val="21"/>
          <w:szCs w:val="21"/>
        </w:rPr>
        <w:t>发布硬件信息处理时间：小于 1 秒；</w:t>
      </w:r>
    </w:p>
    <w:p w14:paraId="5CE4DBFF">
      <w:pPr>
        <w:pStyle w:val="4"/>
        <w:ind w:firstLine="420" w:firstLineChars="200"/>
        <w:rPr>
          <w:rFonts w:hint="eastAsia" w:ascii="宋体" w:hAnsi="宋体" w:eastAsia="宋体"/>
          <w:b w:val="0"/>
          <w:bCs w:val="0"/>
          <w:sz w:val="21"/>
          <w:szCs w:val="21"/>
        </w:rPr>
      </w:pPr>
      <w:r>
        <w:rPr>
          <w:rFonts w:hint="eastAsia" w:ascii="宋体" w:hAnsi="宋体" w:eastAsia="宋体"/>
          <w:b w:val="0"/>
          <w:bCs w:val="0"/>
          <w:sz w:val="21"/>
          <w:szCs w:val="21"/>
        </w:rPr>
        <w:t>修改硬件信息处理时间：小于 1 秒；</w:t>
      </w:r>
    </w:p>
    <w:p w14:paraId="52D8B953">
      <w:pPr>
        <w:pStyle w:val="4"/>
        <w:ind w:firstLine="420" w:firstLineChars="200"/>
        <w:rPr>
          <w:rFonts w:hint="eastAsia" w:ascii="宋体" w:hAnsi="宋体" w:eastAsia="宋体"/>
          <w:b w:val="0"/>
          <w:bCs w:val="0"/>
          <w:sz w:val="21"/>
          <w:szCs w:val="21"/>
        </w:rPr>
      </w:pPr>
      <w:r>
        <w:rPr>
          <w:rFonts w:hint="eastAsia" w:ascii="宋体" w:hAnsi="宋体" w:eastAsia="宋体"/>
          <w:b w:val="0"/>
          <w:bCs w:val="0"/>
          <w:sz w:val="21"/>
          <w:szCs w:val="21"/>
        </w:rPr>
        <w:t>查看硬件信息处理时间：小于 1 秒；</w:t>
      </w:r>
    </w:p>
    <w:p w14:paraId="5F4A9060">
      <w:pPr>
        <w:pStyle w:val="4"/>
        <w:ind w:firstLine="420" w:firstLineChars="200"/>
        <w:rPr>
          <w:rFonts w:hint="eastAsia" w:ascii="宋体" w:hAnsi="宋体" w:eastAsia="宋体"/>
          <w:b w:val="0"/>
          <w:bCs w:val="0"/>
          <w:sz w:val="21"/>
          <w:szCs w:val="21"/>
        </w:rPr>
      </w:pPr>
      <w:r>
        <w:rPr>
          <w:rFonts w:hint="eastAsia" w:ascii="宋体" w:hAnsi="宋体" w:eastAsia="宋体"/>
          <w:b w:val="0"/>
          <w:bCs w:val="0"/>
          <w:sz w:val="21"/>
          <w:szCs w:val="21"/>
        </w:rPr>
        <w:t>审核硬件信息处理时间：小于 1 秒；</w:t>
      </w:r>
    </w:p>
    <w:p w14:paraId="4A9189F1">
      <w:pPr>
        <w:pStyle w:val="4"/>
        <w:ind w:firstLine="420" w:firstLineChars="200"/>
        <w:rPr>
          <w:rFonts w:hint="eastAsia" w:ascii="宋体" w:hAnsi="宋体" w:eastAsia="宋体"/>
          <w:b w:val="0"/>
          <w:bCs w:val="0"/>
          <w:sz w:val="21"/>
          <w:szCs w:val="21"/>
        </w:rPr>
      </w:pPr>
      <w:r>
        <w:rPr>
          <w:rFonts w:hint="eastAsia" w:ascii="宋体" w:hAnsi="宋体" w:eastAsia="宋体"/>
          <w:b w:val="0"/>
          <w:bCs w:val="0"/>
          <w:sz w:val="21"/>
          <w:szCs w:val="21"/>
        </w:rPr>
        <w:t>下架硬件信息处理时间：小于 1 秒；</w:t>
      </w:r>
    </w:p>
    <w:p w14:paraId="4C65BEF0">
      <w:pPr>
        <w:pStyle w:val="4"/>
        <w:ind w:firstLine="420" w:firstLineChars="200"/>
        <w:rPr>
          <w:rFonts w:hint="eastAsia" w:ascii="宋体" w:hAnsi="宋体" w:eastAsia="宋体"/>
          <w:b w:val="0"/>
          <w:bCs w:val="0"/>
          <w:sz w:val="21"/>
          <w:szCs w:val="21"/>
        </w:rPr>
      </w:pPr>
      <w:r>
        <w:rPr>
          <w:rFonts w:hint="eastAsia" w:ascii="宋体" w:hAnsi="宋体" w:eastAsia="宋体"/>
          <w:b w:val="0"/>
          <w:bCs w:val="0"/>
          <w:sz w:val="21"/>
          <w:szCs w:val="21"/>
        </w:rPr>
        <w:t>查看收藏硬件信息处理时间：小于 1 秒；</w:t>
      </w:r>
    </w:p>
    <w:p w14:paraId="765AD59A">
      <w:pPr>
        <w:pStyle w:val="4"/>
        <w:ind w:firstLine="420" w:firstLineChars="200"/>
        <w:rPr>
          <w:rFonts w:hint="eastAsia" w:ascii="宋体" w:hAnsi="宋体" w:eastAsia="宋体"/>
          <w:b w:val="0"/>
          <w:bCs w:val="0"/>
          <w:sz w:val="21"/>
          <w:szCs w:val="21"/>
        </w:rPr>
      </w:pPr>
      <w:r>
        <w:rPr>
          <w:rFonts w:hint="eastAsia" w:ascii="宋体" w:hAnsi="宋体" w:eastAsia="宋体"/>
          <w:b w:val="0"/>
          <w:bCs w:val="0"/>
          <w:sz w:val="21"/>
          <w:szCs w:val="21"/>
        </w:rPr>
        <w:t>硬件测评发布处理时间：小于 2 秒；</w:t>
      </w:r>
    </w:p>
    <w:p w14:paraId="15C15BAD">
      <w:pPr>
        <w:pStyle w:val="4"/>
        <w:ind w:firstLine="420" w:firstLineChars="200"/>
        <w:rPr>
          <w:rFonts w:hint="eastAsia" w:ascii="宋体" w:hAnsi="宋体" w:eastAsia="宋体"/>
          <w:b w:val="0"/>
          <w:bCs w:val="0"/>
          <w:sz w:val="21"/>
          <w:szCs w:val="21"/>
        </w:rPr>
      </w:pPr>
      <w:r>
        <w:rPr>
          <w:rFonts w:hint="eastAsia" w:ascii="宋体" w:hAnsi="宋体" w:eastAsia="宋体"/>
          <w:b w:val="0"/>
          <w:bCs w:val="0"/>
          <w:sz w:val="21"/>
          <w:szCs w:val="21"/>
        </w:rPr>
        <w:t>硬件测评删除处理时间：小于 1 秒；</w:t>
      </w:r>
    </w:p>
    <w:p w14:paraId="35E6B086">
      <w:pPr>
        <w:pStyle w:val="4"/>
        <w:ind w:firstLine="420" w:firstLineChars="200"/>
        <w:rPr>
          <w:rFonts w:hint="eastAsia" w:ascii="宋体" w:hAnsi="宋体" w:eastAsia="宋体"/>
          <w:b w:val="0"/>
          <w:bCs w:val="0"/>
          <w:sz w:val="21"/>
          <w:szCs w:val="21"/>
        </w:rPr>
      </w:pPr>
      <w:r>
        <w:rPr>
          <w:rFonts w:hint="eastAsia" w:ascii="宋体" w:hAnsi="宋体" w:eastAsia="宋体"/>
          <w:b w:val="0"/>
          <w:bCs w:val="0"/>
          <w:sz w:val="21"/>
          <w:szCs w:val="21"/>
        </w:rPr>
        <w:t>硬件测评审核处理时间：小于 1 秒；</w:t>
      </w:r>
    </w:p>
    <w:p w14:paraId="6E0ED2C1">
      <w:pPr>
        <w:pStyle w:val="4"/>
        <w:ind w:firstLine="420" w:firstLineChars="200"/>
        <w:rPr>
          <w:rFonts w:hint="eastAsia" w:ascii="宋体" w:hAnsi="宋体" w:eastAsia="宋体"/>
          <w:b w:val="0"/>
          <w:bCs w:val="0"/>
          <w:sz w:val="21"/>
          <w:szCs w:val="21"/>
        </w:rPr>
      </w:pPr>
      <w:r>
        <w:rPr>
          <w:rFonts w:hint="eastAsia" w:ascii="宋体" w:hAnsi="宋体" w:eastAsia="宋体"/>
          <w:b w:val="0"/>
          <w:bCs w:val="0"/>
          <w:sz w:val="21"/>
          <w:szCs w:val="21"/>
        </w:rPr>
        <w:t>收藏硬件信息处理时间：小于 1 秒；</w:t>
      </w:r>
    </w:p>
    <w:p w14:paraId="49B81A4B">
      <w:pPr>
        <w:pStyle w:val="4"/>
        <w:ind w:firstLine="420" w:firstLineChars="200"/>
        <w:rPr>
          <w:rFonts w:hint="eastAsia" w:ascii="宋体" w:hAnsi="宋体" w:eastAsia="宋体"/>
          <w:b w:val="0"/>
          <w:bCs w:val="0"/>
          <w:sz w:val="21"/>
          <w:szCs w:val="21"/>
        </w:rPr>
      </w:pPr>
      <w:r>
        <w:rPr>
          <w:rFonts w:hint="eastAsia" w:ascii="宋体" w:hAnsi="宋体" w:eastAsia="宋体"/>
          <w:b w:val="0"/>
          <w:bCs w:val="0"/>
          <w:sz w:val="21"/>
          <w:szCs w:val="21"/>
        </w:rPr>
        <w:t>取消收藏硬件信息处理时间：小于 1 秒；</w:t>
      </w:r>
    </w:p>
    <w:p w14:paraId="36D5838B">
      <w:pPr>
        <w:pStyle w:val="4"/>
        <w:ind w:firstLine="420" w:firstLineChars="200"/>
        <w:rPr>
          <w:rFonts w:hint="eastAsia" w:ascii="宋体" w:hAnsi="宋体" w:eastAsia="宋体"/>
          <w:b w:val="0"/>
          <w:bCs w:val="0"/>
          <w:sz w:val="21"/>
          <w:szCs w:val="21"/>
        </w:rPr>
      </w:pPr>
      <w:r>
        <w:rPr>
          <w:rFonts w:hint="eastAsia" w:ascii="宋体" w:hAnsi="宋体" w:eastAsia="宋体"/>
          <w:b w:val="0"/>
          <w:bCs w:val="0"/>
          <w:sz w:val="21"/>
          <w:szCs w:val="21"/>
        </w:rPr>
        <w:t>测评评论发布处理时间：小于 1 秒；</w:t>
      </w:r>
    </w:p>
    <w:p w14:paraId="38242C3C">
      <w:pPr>
        <w:pStyle w:val="4"/>
        <w:ind w:firstLine="420" w:firstLineChars="200"/>
        <w:rPr>
          <w:rFonts w:hint="eastAsia" w:ascii="宋体" w:hAnsi="宋体" w:eastAsia="宋体"/>
          <w:b w:val="0"/>
          <w:bCs w:val="0"/>
          <w:sz w:val="21"/>
          <w:szCs w:val="21"/>
        </w:rPr>
      </w:pPr>
      <w:r>
        <w:rPr>
          <w:rFonts w:hint="eastAsia" w:ascii="宋体" w:hAnsi="宋体" w:eastAsia="宋体"/>
          <w:b w:val="0"/>
          <w:bCs w:val="0"/>
          <w:sz w:val="21"/>
          <w:szCs w:val="21"/>
        </w:rPr>
        <w:t>测评评论审核处理时间：小于 1 秒；</w:t>
      </w:r>
    </w:p>
    <w:p w14:paraId="5EC1D13D">
      <w:pPr>
        <w:pStyle w:val="4"/>
        <w:ind w:firstLine="420" w:firstLineChars="200"/>
        <w:rPr>
          <w:rFonts w:hint="eastAsia" w:ascii="宋体" w:hAnsi="宋体" w:eastAsia="宋体"/>
          <w:b w:val="0"/>
          <w:bCs w:val="0"/>
          <w:sz w:val="21"/>
          <w:szCs w:val="21"/>
        </w:rPr>
      </w:pPr>
      <w:r>
        <w:rPr>
          <w:rFonts w:hint="eastAsia" w:ascii="宋体" w:hAnsi="宋体" w:eastAsia="宋体"/>
          <w:b w:val="0"/>
          <w:bCs w:val="0"/>
          <w:sz w:val="21"/>
          <w:szCs w:val="21"/>
        </w:rPr>
        <w:t>测评评论查看处理时间：小于 1 秒；</w:t>
      </w:r>
    </w:p>
    <w:p w14:paraId="471CAF4C">
      <w:pPr>
        <w:pStyle w:val="4"/>
        <w:ind w:firstLine="420" w:firstLineChars="200"/>
        <w:rPr>
          <w:rFonts w:hint="eastAsia" w:ascii="宋体" w:hAnsi="宋体" w:eastAsia="宋体"/>
          <w:b w:val="0"/>
          <w:bCs w:val="0"/>
          <w:sz w:val="21"/>
          <w:szCs w:val="21"/>
        </w:rPr>
      </w:pPr>
      <w:r>
        <w:rPr>
          <w:rFonts w:hint="eastAsia" w:ascii="宋体" w:hAnsi="宋体" w:eastAsia="宋体"/>
          <w:b w:val="0"/>
          <w:bCs w:val="0"/>
          <w:sz w:val="21"/>
          <w:szCs w:val="21"/>
        </w:rPr>
        <w:t>测评评论删除处理时间：小于 1 秒；</w:t>
      </w:r>
    </w:p>
    <w:p w14:paraId="327DBFF7">
      <w:pPr>
        <w:pStyle w:val="4"/>
        <w:ind w:firstLine="420" w:firstLineChars="200"/>
        <w:rPr>
          <w:rFonts w:hint="eastAsia" w:ascii="宋体" w:hAnsi="宋体" w:eastAsia="宋体"/>
          <w:b w:val="0"/>
          <w:bCs w:val="0"/>
          <w:sz w:val="21"/>
          <w:szCs w:val="21"/>
        </w:rPr>
      </w:pPr>
      <w:r>
        <w:rPr>
          <w:rFonts w:hint="eastAsia" w:ascii="宋体" w:hAnsi="宋体" w:eastAsia="宋体"/>
          <w:b w:val="0"/>
          <w:bCs w:val="0"/>
          <w:sz w:val="21"/>
          <w:szCs w:val="21"/>
        </w:rPr>
        <w:t>查看推荐列表处理时间：小于 1 秒；</w:t>
      </w:r>
    </w:p>
    <w:p w14:paraId="1D3A39E7">
      <w:pPr>
        <w:pStyle w:val="4"/>
        <w:ind w:firstLine="420" w:firstLineChars="200"/>
        <w:rPr>
          <w:rFonts w:hint="eastAsia" w:ascii="宋体" w:hAnsi="宋体" w:eastAsia="宋体"/>
          <w:b w:val="0"/>
          <w:bCs w:val="0"/>
          <w:sz w:val="21"/>
          <w:szCs w:val="21"/>
        </w:rPr>
      </w:pPr>
      <w:r>
        <w:rPr>
          <w:rFonts w:hint="eastAsia" w:ascii="宋体" w:hAnsi="宋体" w:eastAsia="宋体"/>
          <w:b w:val="0"/>
          <w:bCs w:val="0"/>
          <w:sz w:val="21"/>
          <w:szCs w:val="21"/>
        </w:rPr>
        <w:t>查看硬件测评信息处理时间：小于 3 秒；</w:t>
      </w:r>
    </w:p>
    <w:p w14:paraId="5DCC1E38">
      <w:pPr>
        <w:pStyle w:val="4"/>
        <w:ind w:firstLine="420" w:firstLineChars="200"/>
        <w:rPr>
          <w:rFonts w:hint="eastAsia" w:ascii="宋体" w:hAnsi="宋体" w:eastAsia="宋体"/>
          <w:b w:val="0"/>
          <w:bCs w:val="0"/>
          <w:sz w:val="21"/>
          <w:szCs w:val="21"/>
        </w:rPr>
      </w:pPr>
      <w:r>
        <w:rPr>
          <w:rFonts w:hint="eastAsia" w:ascii="宋体" w:hAnsi="宋体" w:eastAsia="宋体"/>
          <w:b w:val="0"/>
          <w:bCs w:val="0"/>
          <w:sz w:val="21"/>
          <w:szCs w:val="21"/>
        </w:rPr>
        <w:t>修改用户信息处理时间：小于 1 秒；</w:t>
      </w:r>
    </w:p>
    <w:p w14:paraId="7AB0393C">
      <w:pPr>
        <w:pStyle w:val="4"/>
        <w:ind w:firstLine="420" w:firstLineChars="200"/>
        <w:rPr>
          <w:rFonts w:hint="eastAsia"/>
        </w:rPr>
      </w:pPr>
      <w:r>
        <w:rPr>
          <w:rFonts w:hint="eastAsia" w:ascii="宋体" w:hAnsi="宋体" w:eastAsia="宋体"/>
          <w:b w:val="0"/>
          <w:bCs w:val="0"/>
          <w:sz w:val="21"/>
          <w:szCs w:val="21"/>
        </w:rPr>
        <w:t>找回密码响应时间：小于 1 秒；</w:t>
      </w:r>
      <w:r>
        <w:tab/>
      </w:r>
      <w:bookmarkStart w:id="21" w:name="_Toc148635503"/>
    </w:p>
    <w:p w14:paraId="5590AC68">
      <w:pPr>
        <w:pStyle w:val="4"/>
        <w:ind w:firstLine="440" w:firstLineChars="200"/>
        <w:rPr>
          <w:rFonts w:hint="eastAsia"/>
        </w:rPr>
      </w:pPr>
      <w:r>
        <w:t>2.3</w:t>
      </w:r>
      <w:r>
        <w:rPr>
          <w:rFonts w:hint="eastAsia"/>
        </w:rPr>
        <w:t>灵活性</w:t>
      </w:r>
      <w:bookmarkEnd w:id="21"/>
    </w:p>
    <w:p w14:paraId="2A32E421">
      <w:pPr>
        <w:numPr>
          <w:ilvl w:val="0"/>
          <w:numId w:val="9"/>
        </w:numPr>
        <w:spacing w:line="360" w:lineRule="auto"/>
        <w:rPr>
          <w:rFonts w:hint="eastAsia" w:ascii="宋体" w:hAnsi="宋体" w:eastAsia="宋体"/>
        </w:rPr>
      </w:pPr>
      <w:r>
        <w:rPr>
          <w:rFonts w:hint="eastAsia" w:ascii="宋体" w:hAnsi="宋体" w:eastAsia="宋体"/>
        </w:rPr>
        <w:t>操作方式上的变化：可以通过电脑端或手机端的浏览器进行访问；</w:t>
      </w:r>
    </w:p>
    <w:p w14:paraId="7D66915D">
      <w:pPr>
        <w:numPr>
          <w:ilvl w:val="0"/>
          <w:numId w:val="9"/>
        </w:numPr>
        <w:spacing w:line="360" w:lineRule="auto"/>
        <w:rPr>
          <w:rFonts w:hint="eastAsia" w:ascii="宋体" w:hAnsi="宋体" w:eastAsia="宋体"/>
        </w:rPr>
      </w:pPr>
      <w:r>
        <w:rPr>
          <w:rFonts w:hint="eastAsia" w:ascii="宋体" w:hAnsi="宋体" w:eastAsia="宋体"/>
        </w:rPr>
        <w:t>运行环境的变化：在IE</w:t>
      </w:r>
      <w:r>
        <w:rPr>
          <w:rFonts w:ascii="宋体" w:hAnsi="宋体" w:eastAsia="宋体"/>
        </w:rPr>
        <w:t xml:space="preserve"> </w:t>
      </w:r>
      <w:r>
        <w:rPr>
          <w:rFonts w:hint="eastAsia" w:ascii="宋体" w:hAnsi="宋体" w:eastAsia="宋体"/>
        </w:rPr>
        <w:t>11、Firefox</w:t>
      </w:r>
      <w:r>
        <w:rPr>
          <w:rFonts w:ascii="宋体" w:hAnsi="宋体" w:eastAsia="宋体"/>
        </w:rPr>
        <w:t xml:space="preserve"> </w:t>
      </w:r>
      <w:r>
        <w:rPr>
          <w:rFonts w:hint="eastAsia" w:ascii="宋体" w:hAnsi="宋体" w:eastAsia="宋体"/>
        </w:rPr>
        <w:t>42、Goo</w:t>
      </w:r>
      <w:r>
        <w:rPr>
          <w:rFonts w:ascii="宋体" w:hAnsi="宋体" w:eastAsia="宋体"/>
        </w:rPr>
        <w:t xml:space="preserve">gle </w:t>
      </w:r>
      <w:r>
        <w:rPr>
          <w:rFonts w:hint="eastAsia" w:ascii="宋体" w:hAnsi="宋体" w:eastAsia="宋体"/>
        </w:rPr>
        <w:t>C</w:t>
      </w:r>
      <w:r>
        <w:rPr>
          <w:rFonts w:ascii="宋体" w:hAnsi="宋体" w:eastAsia="宋体"/>
        </w:rPr>
        <w:t>hrome</w:t>
      </w:r>
      <w:r>
        <w:rPr>
          <w:rFonts w:hint="eastAsia" w:ascii="宋体" w:hAnsi="宋体" w:eastAsia="宋体"/>
        </w:rPr>
        <w:t xml:space="preserve"> 53以上的环境进行访问；</w:t>
      </w:r>
    </w:p>
    <w:p w14:paraId="62E392A5">
      <w:pPr>
        <w:numPr>
          <w:ilvl w:val="0"/>
          <w:numId w:val="9"/>
        </w:numPr>
        <w:spacing w:line="360" w:lineRule="auto"/>
        <w:rPr>
          <w:rFonts w:hint="eastAsia" w:ascii="宋体" w:hAnsi="宋体" w:eastAsia="宋体"/>
        </w:rPr>
      </w:pPr>
      <w:r>
        <w:rPr>
          <w:rFonts w:hint="eastAsia" w:ascii="宋体" w:hAnsi="宋体" w:eastAsia="宋体"/>
        </w:rPr>
        <w:t>精度和有效时限的变化：精度变化要对系统的影响尽量减小；</w:t>
      </w:r>
    </w:p>
    <w:p w14:paraId="4F7DB981">
      <w:pPr>
        <w:numPr>
          <w:ilvl w:val="0"/>
          <w:numId w:val="9"/>
        </w:numPr>
        <w:spacing w:line="360" w:lineRule="auto"/>
        <w:rPr>
          <w:rFonts w:hint="eastAsia" w:ascii="宋体" w:hAnsi="宋体" w:eastAsia="宋体"/>
        </w:rPr>
      </w:pPr>
      <w:r>
        <w:rPr>
          <w:rFonts w:hint="eastAsia" w:ascii="宋体" w:hAnsi="宋体" w:eastAsia="宋体"/>
        </w:rPr>
        <w:t>计划的变化或改进：能够比较容易地根据需求进行改进。</w:t>
      </w:r>
    </w:p>
    <w:p w14:paraId="2542637B"/>
    <w:p w14:paraId="7EEF2272">
      <w:pPr>
        <w:pStyle w:val="3"/>
      </w:pPr>
      <w:bookmarkStart w:id="22" w:name="_Toc148635504"/>
      <w:r>
        <w:rPr>
          <w:rFonts w:hint="eastAsia"/>
        </w:rPr>
        <w:t>3、输入输出要求</w:t>
      </w:r>
      <w:bookmarkEnd w:id="22"/>
    </w:p>
    <w:p w14:paraId="37097B88">
      <w:pPr>
        <w:ind w:firstLine="420" w:firstLineChars="200"/>
        <w:rPr>
          <w:rFonts w:hint="eastAsia" w:ascii="宋体" w:hAnsi="宋体" w:eastAsia="宋体"/>
        </w:rPr>
      </w:pPr>
      <w:r>
        <w:rPr>
          <w:rFonts w:hint="eastAsia" w:ascii="宋体" w:hAnsi="宋体" w:eastAsia="宋体"/>
        </w:rPr>
        <w:t>输入数据基本为：用户账号、用户密码、验证码、硬件信息（型号、参数、价格等）、测评内容、评论，以上输入均为字符串形式；输出数据基本为硬件信息列表界面、推荐列表界面、收藏的硬件界面、发布的测评、发表的评论。</w:t>
      </w:r>
    </w:p>
    <w:p w14:paraId="01D4DDA9">
      <w:pPr>
        <w:pStyle w:val="3"/>
      </w:pPr>
      <w:bookmarkStart w:id="23" w:name="_Toc148635505"/>
      <w:r>
        <w:rPr>
          <w:rFonts w:hint="eastAsia"/>
        </w:rPr>
        <w:t>4、数据管理能力要求</w:t>
      </w:r>
      <w:bookmarkEnd w:id="23"/>
    </w:p>
    <w:p w14:paraId="5E485A49">
      <w:pPr>
        <w:ind w:firstLine="420" w:firstLineChars="200"/>
        <w:rPr>
          <w:rFonts w:hint="eastAsia" w:ascii="宋体" w:hAnsi="宋体" w:eastAsia="宋体"/>
        </w:rPr>
      </w:pPr>
      <w:r>
        <w:rPr>
          <w:rFonts w:hint="eastAsia" w:ascii="宋体" w:hAnsi="宋体" w:eastAsia="宋体"/>
        </w:rPr>
        <w:t>需要管理的记录个数约 1 万，包括用户信息记录、硬件信息记录、测评记录、评论记录、收藏记录。其中分为多个表和文卷，其大小规模为：500 左右。</w:t>
      </w:r>
    </w:p>
    <w:p w14:paraId="18BC7DB6">
      <w:pPr>
        <w:pStyle w:val="3"/>
      </w:pPr>
      <w:bookmarkStart w:id="24" w:name="_Toc148635506"/>
      <w:r>
        <w:rPr>
          <w:rFonts w:hint="eastAsia"/>
        </w:rPr>
        <w:t>5、故障处理要求</w:t>
      </w:r>
      <w:bookmarkEnd w:id="24"/>
    </w:p>
    <w:p w14:paraId="122F7BC6">
      <w:pPr>
        <w:ind w:firstLine="420" w:firstLineChars="200"/>
      </w:pPr>
      <w:r>
        <w:rPr>
          <w:rFonts w:hint="eastAsia" w:ascii="宋体" w:hAnsi="宋体" w:eastAsia="宋体"/>
        </w:rPr>
        <w:t>发生错误时保证数据完整，对于数据库发生故障时要能够及时解决故障，恢复数据，以保证硬件信息、用户需求、测评评论等数据的一致性和完整性。</w:t>
      </w:r>
    </w:p>
    <w:p w14:paraId="42AC0770">
      <w:pPr>
        <w:pStyle w:val="3"/>
      </w:pPr>
      <w:bookmarkStart w:id="25" w:name="_Toc148635507"/>
      <w:r>
        <w:rPr>
          <w:rFonts w:hint="eastAsia"/>
        </w:rPr>
        <w:t>6、其他专门要求</w:t>
      </w:r>
      <w:bookmarkEnd w:id="25"/>
    </w:p>
    <w:p w14:paraId="5CA6297B">
      <w:pPr>
        <w:ind w:firstLine="420" w:firstLineChars="200"/>
        <w:rPr>
          <w:rFonts w:hint="eastAsia" w:ascii="宋体" w:hAnsi="宋体" w:eastAsia="宋体"/>
        </w:rPr>
      </w:pPr>
      <w:r>
        <w:rPr>
          <w:rFonts w:hint="eastAsia" w:ascii="宋体" w:hAnsi="宋体" w:eastAsia="宋体"/>
        </w:rPr>
        <w:t>无其他专门要求。</w:t>
      </w:r>
    </w:p>
    <w:p w14:paraId="6D922CB2"/>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胡天齐" w:date="2025-10-28T18:49:00Z" w:initials="">
    <w:p w14:paraId="6AAE7CBB">
      <w:pPr>
        <w:pStyle w:val="7"/>
      </w:pPr>
      <w:r>
        <w:rPr>
          <w:rFonts w:hint="eastAsia"/>
        </w:rPr>
        <w:t>与下文对应，将其删除</w:t>
      </w:r>
    </w:p>
  </w:comment>
  <w:comment w:id="1" w:author="胡天齐" w:date="2025-10-26T16:18:00Z" w:initials="">
    <w:p w14:paraId="7F76BEBE">
      <w:pPr>
        <w:pStyle w:val="7"/>
      </w:pPr>
      <w:r>
        <w:rPr>
          <w:rFonts w:hint="eastAsia"/>
        </w:rPr>
        <w:t>由原来的“生成”改为“跳转至预设”</w:t>
      </w:r>
    </w:p>
  </w:comment>
  <w:comment w:id="2" w:author="胡天齐" w:date="2025-10-28T18:49:00Z" w:initials="">
    <w:p w14:paraId="10184031">
      <w:pPr>
        <w:pStyle w:val="7"/>
      </w:pPr>
      <w:r>
        <w:rPr>
          <w:rFonts w:hint="eastAsia"/>
        </w:rPr>
        <w:t>与下文对应将其删除</w:t>
      </w:r>
    </w:p>
  </w:comment>
  <w:comment w:id="3" w:author="胡天齐" w:date="2025-10-26T16:21:00Z" w:initials="">
    <w:p w14:paraId="108BF08C">
      <w:pPr>
        <w:pStyle w:val="7"/>
      </w:pPr>
      <w:r>
        <w:rPr>
          <w:rFonts w:hint="eastAsia"/>
        </w:rPr>
        <w:t>把“生成”改为“显示预设”</w:t>
      </w:r>
    </w:p>
  </w:comment>
  <w:comment w:id="4" w:author="毛毛妈" w:date="2025-10-28T17:20:00Z" w:initials="chy">
    <w:p w14:paraId="2CDB0D96">
      <w:pPr>
        <w:pStyle w:val="7"/>
      </w:pPr>
      <w:r>
        <w:rPr>
          <w:rFonts w:hint="eastAsia"/>
        </w:rPr>
        <w:t>说一下用哪种方式找回密码。</w:t>
      </w:r>
    </w:p>
  </w:comment>
  <w:comment w:id="5" w:author="胡天齐" w:date="2025-10-28T18:27:00Z" w:initials="">
    <w:p w14:paraId="4F7B2CA2">
      <w:pPr>
        <w:pStyle w:val="7"/>
      </w:pPr>
      <w:r>
        <w:rPr>
          <w:rFonts w:hint="eastAsia"/>
        </w:rPr>
        <w:t>通过手机号获取验证码并重置密码的方法</w:t>
      </w:r>
    </w:p>
  </w:comment>
  <w:comment w:id="6" w:author="胡天齐" w:date="2025-10-28T18:43:00Z" w:initials="">
    <w:p w14:paraId="5AA14788">
      <w:pPr>
        <w:pStyle w:val="7"/>
      </w:pPr>
      <w:r>
        <w:rPr>
          <w:rFonts w:hint="eastAsia"/>
        </w:rPr>
        <w:t>根据您的提示，我们将查看做成三个子功能</w:t>
      </w:r>
    </w:p>
  </w:comment>
  <w:comment w:id="7" w:author="胡天齐" w:date="2025-10-26T16:25:00Z" w:initials="">
    <w:p w14:paraId="350903A8">
      <w:pPr>
        <w:pStyle w:val="7"/>
      </w:pPr>
      <w:r>
        <w:rPr>
          <w:rFonts w:hint="eastAsia"/>
        </w:rPr>
        <w:t>重新设计的“需求与推荐模块”</w:t>
      </w:r>
    </w:p>
  </w:comment>
  <w:comment w:id="8" w:author="毛毛妈" w:date="2025-10-28T17:24:00Z" w:initials="chy">
    <w:p w14:paraId="6D064203">
      <w:pPr>
        <w:pStyle w:val="7"/>
      </w:pPr>
      <w:r>
        <w:rPr>
          <w:rFonts w:hint="eastAsia"/>
        </w:rPr>
        <w:t>新的需求与推荐模块的表述，完全是一个现有功能的操作流程，而不是对待开发系统功能的规定。在系统功能都没确定的阶段，怎么能描述操作流程呢？</w:t>
      </w:r>
    </w:p>
    <w:p w14:paraId="18EC60F0">
      <w:pPr>
        <w:pStyle w:val="7"/>
      </w:pPr>
      <w:r>
        <w:rPr>
          <w:rFonts w:hint="eastAsia"/>
        </w:rPr>
        <w:t>上一轮的批注没有理解。</w:t>
      </w:r>
    </w:p>
    <w:p w14:paraId="3347E6D1">
      <w:pPr>
        <w:pStyle w:val="7"/>
      </w:pPr>
      <w:r>
        <w:rPr>
          <w:rFonts w:hint="eastAsia"/>
        </w:rPr>
        <w:t>这些操作流程写得很溜，但作为开发者，我们要写的是这些流程背后是什么系统功能在做支撑。</w:t>
      </w:r>
    </w:p>
    <w:p w14:paraId="7686B7AA">
      <w:pPr>
        <w:pStyle w:val="7"/>
      </w:pPr>
    </w:p>
    <w:p w14:paraId="465DE6DA">
      <w:pPr>
        <w:pStyle w:val="7"/>
      </w:pPr>
      <w:r>
        <w:rPr>
          <w:rFonts w:hint="eastAsia"/>
        </w:rPr>
        <w:t>现有的描述，不能说明你们做了“推荐”，只是做了多条件检索，只是匹配，所以，这部分可以放到硬件信息管理模块，在查看信息的子功能里定义一下：可以按多种条件对硬件信息进行检索，并按匹配程度给用户提供一个推荐列表。就行了。</w:t>
      </w:r>
    </w:p>
  </w:comment>
  <w:comment w:id="9" w:author="胡天齐" w:date="2025-10-28T18:44:00Z" w:initials="">
    <w:p w14:paraId="06157EA2">
      <w:pPr>
        <w:pStyle w:val="7"/>
      </w:pPr>
      <w:r>
        <w:rPr>
          <w:rFonts w:hint="eastAsia"/>
        </w:rPr>
        <w:t>我们按照提示做了基础查看、多条件检索以及推荐列表</w:t>
      </w:r>
    </w:p>
  </w:comment>
  <w:comment w:id="10" w:author="胡天齐" w:date="2025-10-28T18:45:00Z" w:initials="">
    <w:p w14:paraId="3E77B982">
      <w:pPr>
        <w:pStyle w:val="7"/>
      </w:pPr>
      <w:r>
        <w:rPr>
          <w:rFonts w:hint="eastAsia"/>
          <w:lang w:val="en-US" w:eastAsia="zh-CN"/>
        </w:rPr>
        <w:t>根据您的提示，我们将</w:t>
      </w:r>
      <w:r>
        <w:rPr>
          <w:rFonts w:hint="eastAsia"/>
        </w:rPr>
        <w:t>此模块删除</w:t>
      </w:r>
    </w:p>
  </w:comment>
  <w:comment w:id="11" w:author="毛毛妈" w:date="2025-10-28T17:31:00Z" w:initials="chy">
    <w:p w14:paraId="0B338204">
      <w:pPr>
        <w:pStyle w:val="7"/>
      </w:pPr>
      <w:r>
        <w:rPr>
          <w:rFonts w:hint="eastAsia"/>
        </w:rPr>
        <w:t>不需要连这么多线的，两个用户直接跟上层用例连接就好了，不用跟底层用例连接。每个用户最多连出去5根线而已。</w:t>
      </w:r>
    </w:p>
  </w:comment>
  <w:comment w:id="13" w:author="胡天齐" w:date="2025-10-26T16:39:00Z" w:initials="">
    <w:p w14:paraId="06E1990C">
      <w:pPr>
        <w:pStyle w:val="7"/>
      </w:pPr>
      <w:r>
        <w:rPr>
          <w:rFonts w:hint="eastAsia"/>
        </w:rPr>
        <w:t>添加“跳转预设方案”</w:t>
      </w:r>
    </w:p>
  </w:comment>
  <w:comment w:id="12" w:author="胡天齐" w:date="2025-10-28T18:51:00Z" w:initials="">
    <w:p w14:paraId="6B6D1E81">
      <w:pPr>
        <w:pStyle w:val="7"/>
      </w:pPr>
      <w:r>
        <w:rPr>
          <w:rFonts w:hint="eastAsia"/>
        </w:rPr>
        <w:t>此部分删除</w:t>
      </w:r>
    </w:p>
  </w:comment>
  <w:comment w:id="14" w:author="胡天齐" w:date="2025-10-28T18:52:00Z" w:initials="">
    <w:p w14:paraId="2D504F68">
      <w:pPr>
        <w:pStyle w:val="7"/>
      </w:pPr>
      <w:r>
        <w:rPr>
          <w:rFonts w:hint="eastAsia"/>
        </w:rPr>
        <w:t>此部分删除</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AAE7CBB" w15:done="0"/>
  <w15:commentEx w15:paraId="7F76BEBE" w15:done="0"/>
  <w15:commentEx w15:paraId="10184031" w15:done="0"/>
  <w15:commentEx w15:paraId="108BF08C" w15:done="0"/>
  <w15:commentEx w15:paraId="2CDB0D96" w15:done="0"/>
  <w15:commentEx w15:paraId="4F7B2CA2" w15:done="0"/>
  <w15:commentEx w15:paraId="5AA14788" w15:done="0"/>
  <w15:commentEx w15:paraId="350903A8" w15:done="0"/>
  <w15:commentEx w15:paraId="465DE6DA" w15:done="0" w15:paraIdParent="350903A8"/>
  <w15:commentEx w15:paraId="06157EA2" w15:done="0" w15:paraIdParent="350903A8"/>
  <w15:commentEx w15:paraId="3E77B982" w15:done="0"/>
  <w15:commentEx w15:paraId="0B338204" w15:done="0"/>
  <w15:commentEx w15:paraId="06E1990C" w15:done="0"/>
  <w15:commentEx w15:paraId="6B6D1E81" w15:done="0"/>
  <w15:commentEx w15:paraId="2D504F6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华康俪金黑W8(P)">
    <w:altName w:val="微软雅黑"/>
    <w:panose1 w:val="00000000000000000000"/>
    <w:charset w:val="86"/>
    <w:family w:val="swiss"/>
    <w:pitch w:val="default"/>
    <w:sig w:usb0="00000000" w:usb1="00000000" w:usb2="00000012" w:usb3="00000000" w:csb0="00040000" w:csb1="00000000"/>
  </w:font>
  <w:font w:name="微软雅黑">
    <w:panose1 w:val="020B0503020204020204"/>
    <w:charset w:val="86"/>
    <w:family w:val="auto"/>
    <w:pitch w:val="default"/>
    <w:sig w:usb0="80000287" w:usb1="2ACF3C50" w:usb2="00000016" w:usb3="00000000" w:csb0="0004001F" w:csb1="00000000"/>
  </w:font>
  <w:font w:name="华文新魏">
    <w:panose1 w:val="02010800040101010101"/>
    <w:charset w:val="86"/>
    <w:family w:val="auto"/>
    <w:pitch w:val="default"/>
    <w:sig w:usb0="00000001" w:usb1="080F0000" w:usb2="00000000" w:usb3="00000000" w:csb0="00040000" w:csb1="00000000"/>
  </w:font>
  <w:font w:name="方正粗黑宋简体">
    <w:altName w:val="微软雅黑"/>
    <w:panose1 w:val="00000000000000000000"/>
    <w:charset w:val="86"/>
    <w:family w:val="auto"/>
    <w:pitch w:val="default"/>
    <w:sig w:usb0="00000000" w:usb1="00000000" w:usb2="00000012" w:usb3="00000000" w:csb0="00040001"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8B30C9"/>
    <w:multiLevelType w:val="singleLevel"/>
    <w:tmpl w:val="8C8B30C9"/>
    <w:lvl w:ilvl="0" w:tentative="0">
      <w:start w:val="1"/>
      <w:numFmt w:val="decimal"/>
      <w:suff w:val="space"/>
      <w:lvlText w:val="[%1]"/>
      <w:lvlJc w:val="left"/>
    </w:lvl>
  </w:abstractNum>
  <w:abstractNum w:abstractNumId="1">
    <w:nsid w:val="ADDAE26D"/>
    <w:multiLevelType w:val="singleLevel"/>
    <w:tmpl w:val="ADDAE26D"/>
    <w:lvl w:ilvl="0" w:tentative="0">
      <w:start w:val="1"/>
      <w:numFmt w:val="decimalEnclosedCircleChinese"/>
      <w:suff w:val="nothing"/>
      <w:lvlText w:val="%1　"/>
      <w:lvlJc w:val="left"/>
      <w:pPr>
        <w:ind w:left="0" w:firstLine="400"/>
      </w:pPr>
      <w:rPr>
        <w:rFonts w:hint="eastAsia"/>
      </w:rPr>
    </w:lvl>
  </w:abstractNum>
  <w:abstractNum w:abstractNumId="2">
    <w:nsid w:val="C342BD63"/>
    <w:multiLevelType w:val="singleLevel"/>
    <w:tmpl w:val="C342BD63"/>
    <w:lvl w:ilvl="0" w:tentative="0">
      <w:start w:val="1"/>
      <w:numFmt w:val="decimal"/>
      <w:suff w:val="nothing"/>
      <w:lvlText w:val="（%1）"/>
      <w:lvlJc w:val="left"/>
    </w:lvl>
  </w:abstractNum>
  <w:abstractNum w:abstractNumId="3">
    <w:nsid w:val="CC3636BC"/>
    <w:multiLevelType w:val="singleLevel"/>
    <w:tmpl w:val="CC3636BC"/>
    <w:lvl w:ilvl="0" w:tentative="0">
      <w:start w:val="1"/>
      <w:numFmt w:val="decimalEnclosedCircleChinese"/>
      <w:suff w:val="nothing"/>
      <w:lvlText w:val="%1　"/>
      <w:lvlJc w:val="left"/>
      <w:pPr>
        <w:ind w:left="0" w:firstLine="400"/>
      </w:pPr>
      <w:rPr>
        <w:rFonts w:hint="eastAsia"/>
      </w:rPr>
    </w:lvl>
  </w:abstractNum>
  <w:abstractNum w:abstractNumId="4">
    <w:nsid w:val="18C26D2F"/>
    <w:multiLevelType w:val="multilevel"/>
    <w:tmpl w:val="18C26D2F"/>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5">
    <w:nsid w:val="3867443D"/>
    <w:multiLevelType w:val="singleLevel"/>
    <w:tmpl w:val="3867443D"/>
    <w:lvl w:ilvl="0" w:tentative="0">
      <w:start w:val="1"/>
      <w:numFmt w:val="decimalEnclosedCircleChinese"/>
      <w:suff w:val="nothing"/>
      <w:lvlText w:val="%1　"/>
      <w:lvlJc w:val="left"/>
      <w:pPr>
        <w:ind w:left="0" w:firstLine="400"/>
      </w:pPr>
      <w:rPr>
        <w:rFonts w:hint="eastAsia"/>
      </w:rPr>
    </w:lvl>
  </w:abstractNum>
  <w:abstractNum w:abstractNumId="6">
    <w:nsid w:val="4D2F48DE"/>
    <w:multiLevelType w:val="singleLevel"/>
    <w:tmpl w:val="4D2F48DE"/>
    <w:lvl w:ilvl="0" w:tentative="0">
      <w:start w:val="1"/>
      <w:numFmt w:val="decimalEnclosedCircleChinese"/>
      <w:suff w:val="nothing"/>
      <w:lvlText w:val="%1　"/>
      <w:lvlJc w:val="left"/>
      <w:pPr>
        <w:ind w:left="0" w:firstLine="400"/>
      </w:pPr>
      <w:rPr>
        <w:rFonts w:hint="eastAsia"/>
      </w:rPr>
    </w:lvl>
  </w:abstractNum>
  <w:abstractNum w:abstractNumId="7">
    <w:nsid w:val="59C063F7"/>
    <w:multiLevelType w:val="singleLevel"/>
    <w:tmpl w:val="59C063F7"/>
    <w:lvl w:ilvl="0" w:tentative="0">
      <w:start w:val="1"/>
      <w:numFmt w:val="decimalEnclosedCircleChinese"/>
      <w:suff w:val="nothing"/>
      <w:lvlText w:val="%1　"/>
      <w:lvlJc w:val="left"/>
      <w:pPr>
        <w:ind w:left="0" w:firstLine="400"/>
      </w:pPr>
      <w:rPr>
        <w:rFonts w:hint="eastAsia"/>
      </w:rPr>
    </w:lvl>
  </w:abstractNum>
  <w:abstractNum w:abstractNumId="8">
    <w:nsid w:val="759E01E5"/>
    <w:multiLevelType w:val="multilevel"/>
    <w:tmpl w:val="759E01E5"/>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4"/>
  </w:num>
  <w:num w:numId="2">
    <w:abstractNumId w:val="0"/>
  </w:num>
  <w:num w:numId="3">
    <w:abstractNumId w:val="2"/>
  </w:num>
  <w:num w:numId="4">
    <w:abstractNumId w:val="6"/>
  </w:num>
  <w:num w:numId="5">
    <w:abstractNumId w:val="1"/>
  </w:num>
  <w:num w:numId="6">
    <w:abstractNumId w:val="5"/>
  </w:num>
  <w:num w:numId="7">
    <w:abstractNumId w:val="7"/>
  </w:num>
  <w:num w:numId="8">
    <w:abstractNumId w:val="3"/>
  </w:num>
  <w:num w:numId="9">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胡天齐">
    <w15:presenceInfo w15:providerId="None" w15:userId="胡天齐"/>
  </w15:person>
  <w15:person w15:author="毛毛妈">
    <w15:presenceInfo w15:providerId="None" w15:userId="毛毛妈"/>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9D13A1"/>
    <w:rsid w:val="00000FE9"/>
    <w:rsid w:val="000125AC"/>
    <w:rsid w:val="000C7357"/>
    <w:rsid w:val="001828E1"/>
    <w:rsid w:val="00204F7A"/>
    <w:rsid w:val="002A2716"/>
    <w:rsid w:val="00390543"/>
    <w:rsid w:val="003B51D0"/>
    <w:rsid w:val="003E441F"/>
    <w:rsid w:val="00406D57"/>
    <w:rsid w:val="004117F3"/>
    <w:rsid w:val="004E50A1"/>
    <w:rsid w:val="00546FE5"/>
    <w:rsid w:val="00595A0A"/>
    <w:rsid w:val="005F2E33"/>
    <w:rsid w:val="006B271C"/>
    <w:rsid w:val="007000C6"/>
    <w:rsid w:val="00765087"/>
    <w:rsid w:val="00792824"/>
    <w:rsid w:val="00803490"/>
    <w:rsid w:val="00831BB7"/>
    <w:rsid w:val="008E79FB"/>
    <w:rsid w:val="009B3CD2"/>
    <w:rsid w:val="009C2479"/>
    <w:rsid w:val="00A37258"/>
    <w:rsid w:val="00A80B90"/>
    <w:rsid w:val="00AD075C"/>
    <w:rsid w:val="00C737CC"/>
    <w:rsid w:val="00C95F76"/>
    <w:rsid w:val="00CB36A9"/>
    <w:rsid w:val="00D10B8D"/>
    <w:rsid w:val="00E54C39"/>
    <w:rsid w:val="00E55445"/>
    <w:rsid w:val="00E95B9B"/>
    <w:rsid w:val="00E966AD"/>
    <w:rsid w:val="00F24BF2"/>
    <w:rsid w:val="00F36E56"/>
    <w:rsid w:val="00FB27F8"/>
    <w:rsid w:val="00FB71C4"/>
    <w:rsid w:val="0DB8040E"/>
    <w:rsid w:val="21A364B1"/>
    <w:rsid w:val="225F2F47"/>
    <w:rsid w:val="24D17FF7"/>
    <w:rsid w:val="2DE524D1"/>
    <w:rsid w:val="3E116A63"/>
    <w:rsid w:val="409D13A1"/>
    <w:rsid w:val="437F1CEF"/>
    <w:rsid w:val="4BB936DB"/>
    <w:rsid w:val="51787001"/>
    <w:rsid w:val="6BB14833"/>
    <w:rsid w:val="7B5E4A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jc w:val="left"/>
      <w:outlineLvl w:val="1"/>
    </w:pPr>
    <w:rPr>
      <w:rFonts w:eastAsia="华文中宋" w:asciiTheme="majorHAnsi" w:hAnsiTheme="majorHAnsi" w:cstheme="majorBidi"/>
      <w:b/>
      <w:bCs/>
      <w:sz w:val="24"/>
      <w:szCs w:val="32"/>
    </w:rPr>
  </w:style>
  <w:style w:type="paragraph" w:styleId="4">
    <w:name w:val="heading 3"/>
    <w:basedOn w:val="1"/>
    <w:next w:val="1"/>
    <w:unhideWhenUsed/>
    <w:qFormat/>
    <w:uiPriority w:val="9"/>
    <w:pPr>
      <w:keepNext/>
      <w:keepLines/>
      <w:spacing w:before="260" w:after="260" w:line="416" w:lineRule="auto"/>
      <w:outlineLvl w:val="2"/>
    </w:pPr>
    <w:rPr>
      <w:rFonts w:ascii="华文中宋" w:hAnsi="华文中宋" w:eastAsia="华文中宋"/>
      <w:b/>
      <w:bCs/>
      <w:sz w:val="22"/>
    </w:rPr>
  </w:style>
  <w:style w:type="paragraph" w:styleId="5">
    <w:name w:val="heading 4"/>
    <w:basedOn w:val="1"/>
    <w:next w:val="1"/>
    <w:unhideWhenUsed/>
    <w:qFormat/>
    <w:uiPriority w:val="9"/>
    <w:pPr>
      <w:keepNext/>
      <w:keepLines/>
      <w:spacing w:before="280" w:after="290" w:line="376" w:lineRule="auto"/>
      <w:outlineLvl w:val="3"/>
    </w:pPr>
    <w:rPr>
      <w:rFonts w:eastAsia="宋体" w:asciiTheme="majorHAnsi" w:hAnsiTheme="majorHAnsi" w:cstheme="majorBidi"/>
      <w:b/>
      <w:bCs/>
      <w:szCs w:val="28"/>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ascii="Arial" w:hAnsi="Arial" w:eastAsia="黑体"/>
      <w:sz w:val="20"/>
    </w:rPr>
  </w:style>
  <w:style w:type="paragraph" w:styleId="7">
    <w:name w:val="annotation text"/>
    <w:basedOn w:val="1"/>
    <w:link w:val="27"/>
    <w:qFormat/>
    <w:uiPriority w:val="0"/>
    <w:pPr>
      <w:jc w:val="left"/>
    </w:pPr>
  </w:style>
  <w:style w:type="paragraph" w:styleId="8">
    <w:name w:val="toc 3"/>
    <w:basedOn w:val="1"/>
    <w:next w:val="1"/>
    <w:unhideWhenUsed/>
    <w:qFormat/>
    <w:uiPriority w:val="39"/>
    <w:pPr>
      <w:ind w:left="840" w:leftChars="400"/>
    </w:pPr>
  </w:style>
  <w:style w:type="paragraph" w:styleId="9">
    <w:name w:val="footer"/>
    <w:basedOn w:val="1"/>
    <w:link w:val="25"/>
    <w:qFormat/>
    <w:uiPriority w:val="0"/>
    <w:pPr>
      <w:tabs>
        <w:tab w:val="center" w:pos="4153"/>
        <w:tab w:val="right" w:pos="8306"/>
      </w:tabs>
      <w:snapToGrid w:val="0"/>
      <w:jc w:val="left"/>
    </w:pPr>
    <w:rPr>
      <w:sz w:val="18"/>
      <w:szCs w:val="18"/>
    </w:rPr>
  </w:style>
  <w:style w:type="paragraph" w:styleId="10">
    <w:name w:val="header"/>
    <w:basedOn w:val="1"/>
    <w:link w:val="24"/>
    <w:qFormat/>
    <w:uiPriority w:val="0"/>
    <w:pPr>
      <w:tabs>
        <w:tab w:val="center" w:pos="4153"/>
        <w:tab w:val="right" w:pos="8306"/>
      </w:tabs>
      <w:snapToGrid w:val="0"/>
      <w:jc w:val="center"/>
    </w:pPr>
    <w:rPr>
      <w:sz w:val="18"/>
      <w:szCs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semiHidden/>
    <w:unhideWhenUsed/>
    <w:qFormat/>
    <w:uiPriority w:val="99"/>
    <w:pPr>
      <w:spacing w:beforeAutospacing="1" w:afterAutospacing="1"/>
      <w:jc w:val="left"/>
    </w:pPr>
    <w:rPr>
      <w:kern w:val="0"/>
      <w:sz w:val="24"/>
    </w:rPr>
  </w:style>
  <w:style w:type="paragraph" w:styleId="14">
    <w:name w:val="annotation subject"/>
    <w:basedOn w:val="7"/>
    <w:next w:val="7"/>
    <w:link w:val="28"/>
    <w:qFormat/>
    <w:uiPriority w:val="0"/>
    <w:rPr>
      <w:b/>
      <w:bCs/>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qFormat/>
    <w:uiPriority w:val="99"/>
    <w:rPr>
      <w:color w:val="0026E5" w:themeColor="hyperlink"/>
      <w:u w:val="single"/>
      <w14:textFill>
        <w14:solidFill>
          <w14:schemeClr w14:val="hlink"/>
        </w14:solidFill>
      </w14:textFill>
    </w:rPr>
  </w:style>
  <w:style w:type="character" w:styleId="19">
    <w:name w:val="annotation reference"/>
    <w:basedOn w:val="17"/>
    <w:qFormat/>
    <w:uiPriority w:val="0"/>
    <w:rPr>
      <w:sz w:val="21"/>
      <w:szCs w:val="21"/>
    </w:rPr>
  </w:style>
  <w:style w:type="paragraph" w:customStyle="1" w:styleId="20">
    <w:name w:val="默认黑体"/>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21">
    <w:name w:val="封面表单样式"/>
    <w:qFormat/>
    <w:locked/>
    <w:uiPriority w:val="9"/>
    <w:pPr>
      <w:spacing w:line="360" w:lineRule="auto"/>
      <w:jc w:val="center"/>
    </w:pPr>
    <w:rPr>
      <w:rFonts w:ascii="Arial" w:hAnsi="Arial" w:eastAsia="黑体" w:cs="Courier New"/>
      <w:bCs/>
      <w:kern w:val="2"/>
      <w:sz w:val="30"/>
      <w:szCs w:val="24"/>
      <w:lang w:val="en-US" w:eastAsia="zh-CN" w:bidi="ar-SA"/>
    </w:rPr>
  </w:style>
  <w:style w:type="paragraph" w:customStyle="1" w:styleId="22">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 w:type="paragraph" w:styleId="23">
    <w:name w:val="List Paragraph"/>
    <w:basedOn w:val="1"/>
    <w:qFormat/>
    <w:uiPriority w:val="34"/>
    <w:pPr>
      <w:ind w:firstLine="420" w:firstLineChars="200"/>
    </w:pPr>
  </w:style>
  <w:style w:type="character" w:customStyle="1" w:styleId="24">
    <w:name w:val="页眉 字符"/>
    <w:basedOn w:val="17"/>
    <w:link w:val="10"/>
    <w:qFormat/>
    <w:uiPriority w:val="0"/>
    <w:rPr>
      <w:rFonts w:asciiTheme="minorHAnsi" w:hAnsiTheme="minorHAnsi" w:eastAsiaTheme="minorEastAsia" w:cstheme="minorBidi"/>
      <w:kern w:val="2"/>
      <w:sz w:val="18"/>
      <w:szCs w:val="18"/>
    </w:rPr>
  </w:style>
  <w:style w:type="character" w:customStyle="1" w:styleId="25">
    <w:name w:val="页脚 字符"/>
    <w:basedOn w:val="17"/>
    <w:link w:val="9"/>
    <w:qFormat/>
    <w:uiPriority w:val="0"/>
    <w:rPr>
      <w:rFonts w:asciiTheme="minorHAnsi" w:hAnsiTheme="minorHAnsi" w:eastAsiaTheme="minorEastAsia" w:cstheme="minorBidi"/>
      <w:kern w:val="2"/>
      <w:sz w:val="18"/>
      <w:szCs w:val="18"/>
    </w:rPr>
  </w:style>
  <w:style w:type="paragraph" w:customStyle="1" w:styleId="26">
    <w:name w:val="修订1"/>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27">
    <w:name w:val="批注文字 字符"/>
    <w:basedOn w:val="17"/>
    <w:link w:val="7"/>
    <w:qFormat/>
    <w:uiPriority w:val="0"/>
    <w:rPr>
      <w:rFonts w:asciiTheme="minorHAnsi" w:hAnsiTheme="minorHAnsi" w:eastAsiaTheme="minorEastAsia" w:cstheme="minorBidi"/>
      <w:kern w:val="2"/>
      <w:sz w:val="21"/>
      <w:szCs w:val="22"/>
    </w:rPr>
  </w:style>
  <w:style w:type="character" w:customStyle="1" w:styleId="28">
    <w:name w:val="批注主题 字符"/>
    <w:basedOn w:val="27"/>
    <w:link w:val="14"/>
    <w:qFormat/>
    <w:uiPriority w:val="0"/>
    <w:rPr>
      <w:rFonts w:asciiTheme="minorHAnsi" w:hAnsiTheme="minorHAnsi" w:eastAsiaTheme="minorEastAsia" w:cstheme="minorBidi"/>
      <w:b/>
      <w:bCs/>
      <w:kern w:val="2"/>
      <w:sz w:val="21"/>
      <w:szCs w:val="22"/>
    </w:rPr>
  </w:style>
  <w:style w:type="paragraph" w:customStyle="1" w:styleId="29">
    <w:name w:val="修订2"/>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5" Type="http://schemas.microsoft.com/office/2011/relationships/people" Target="people.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comments" Target="comment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F894D-1BB0-4CA7-8B0E-8E33EB654C3D}">
  <ds:schemaRefs/>
</ds:datastoreItem>
</file>

<file path=docProps/app.xml><?xml version="1.0" encoding="utf-8"?>
<Properties xmlns="http://schemas.openxmlformats.org/officeDocument/2006/extended-properties" xmlns:vt="http://schemas.openxmlformats.org/officeDocument/2006/docPropsVTypes">
  <Template>Normal</Template>
  <Pages>37</Pages>
  <Words>7248</Words>
  <Characters>7900</Characters>
  <Lines>82</Lines>
  <Paragraphs>23</Paragraphs>
  <TotalTime>155</TotalTime>
  <ScaleCrop>false</ScaleCrop>
  <LinksUpToDate>false</LinksUpToDate>
  <CharactersWithSpaces>8182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2025-10-21T08:13:00Z</dcterms:created>
  <dc:creator>WPS_1641047137</dc:creator>
  <cp:lastModifiedBy>胡天齐</cp:lastModifiedBy>
  <dcterms:modified xsi:type="dcterms:W3CDTF">2025-10-28T11:39:28Z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8F0B55EAD071429FA23B0C256DC76095_13</vt:lpwstr>
  </property>
  <property fmtid="{D5CDD505-2E9C-101B-9397-08002B2CF9AE}" pid="4" name="KSOTemplateDocerSaveRecord">
    <vt:lpwstr>eyJoZGlkIjoiMmUxZWJhOWM5MGIzZTI2NjU5Y2ZmYzY5NTcwYzRmYzgiLCJ1c2VySWQiOiIxMzEyMjA0MDQxIn0=</vt:lpwstr>
  </property>
</Properties>
</file>