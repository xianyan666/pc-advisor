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8EB6A">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170C2025"/>
    <w:p w14:paraId="4739EEBA"/>
    <w:p w14:paraId="148833C2">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48365951">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680D48F9">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电脑硬件分析推荐系统</w:t>
      </w:r>
    </w:p>
    <w:tbl>
      <w:tblPr>
        <w:tblStyle w:val="10"/>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464"/>
      </w:tblGrid>
      <w:tr w14:paraId="2BCA1DC9">
        <w:tblPrEx>
          <w:tblCellMar>
            <w:top w:w="0" w:type="dxa"/>
            <w:left w:w="57" w:type="dxa"/>
            <w:bottom w:w="0" w:type="dxa"/>
            <w:right w:w="57" w:type="dxa"/>
          </w:tblCellMar>
        </w:tblPrEx>
        <w:trPr>
          <w:trHeight w:val="737" w:hRule="exact"/>
        </w:trPr>
        <w:tc>
          <w:tcPr>
            <w:tcW w:w="0" w:type="auto"/>
            <w:vAlign w:val="bottom"/>
          </w:tcPr>
          <w:p w14:paraId="60B55C69">
            <w:pPr>
              <w:pStyle w:val="17"/>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28A70DD3">
            <w:pPr>
              <w:pStyle w:val="18"/>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1</w:t>
            </w:r>
            <w:r>
              <w:rPr>
                <w:rFonts w:ascii="华文楷体" w:hAnsi="华文楷体" w:eastAsia="华文楷体"/>
              </w:rPr>
              <w:t xml:space="preserve">  </w:t>
            </w:r>
            <w:r>
              <w:rPr>
                <w:rFonts w:hint="eastAsia" w:ascii="华文楷体" w:hAnsi="华文楷体" w:eastAsia="华文楷体"/>
              </w:rPr>
              <w:t>B</w:t>
            </w:r>
            <w:r>
              <w:rPr>
                <w:rFonts w:ascii="华文楷体" w:hAnsi="华文楷体" w:eastAsia="华文楷体"/>
              </w:rPr>
              <w:t xml:space="preserve"> </w:t>
            </w:r>
            <w:r>
              <w:rPr>
                <w:rFonts w:hint="eastAsia" w:ascii="华文楷体" w:hAnsi="华文楷体" w:eastAsia="华文楷体"/>
              </w:rPr>
              <w:t>胡天齐 吴奕衡 谷陶陶</w:t>
            </w:r>
          </w:p>
        </w:tc>
      </w:tr>
      <w:bookmarkEnd w:id="0"/>
      <w:tr w14:paraId="773E3DBB">
        <w:tblPrEx>
          <w:tblCellMar>
            <w:top w:w="0" w:type="dxa"/>
            <w:left w:w="57" w:type="dxa"/>
            <w:bottom w:w="0" w:type="dxa"/>
            <w:right w:w="57" w:type="dxa"/>
          </w:tblCellMar>
        </w:tblPrEx>
        <w:trPr>
          <w:trHeight w:val="737" w:hRule="exact"/>
        </w:trPr>
        <w:tc>
          <w:tcPr>
            <w:tcW w:w="0" w:type="auto"/>
            <w:vAlign w:val="bottom"/>
          </w:tcPr>
          <w:p w14:paraId="03E58276">
            <w:pPr>
              <w:pStyle w:val="17"/>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546007806"/>
              </w:rPr>
              <w:t>学</w:t>
            </w:r>
            <w:r>
              <w:rPr>
                <w:rFonts w:hint="eastAsia" w:ascii="方正粗黑宋简体" w:hAnsi="方正粗黑宋简体" w:eastAsia="方正粗黑宋简体"/>
                <w:spacing w:val="0"/>
                <w:kern w:val="0"/>
                <w:sz w:val="30"/>
                <w:szCs w:val="30"/>
                <w:fitText w:val="1200" w:id="1546007806"/>
              </w:rPr>
              <w:t>院</w:t>
            </w:r>
          </w:p>
        </w:tc>
        <w:tc>
          <w:tcPr>
            <w:tcW w:w="0" w:type="auto"/>
            <w:tcBorders>
              <w:bottom w:val="single" w:color="auto" w:sz="4" w:space="0"/>
            </w:tcBorders>
            <w:vAlign w:val="bottom"/>
          </w:tcPr>
          <w:p w14:paraId="16CAA590">
            <w:pPr>
              <w:pStyle w:val="18"/>
              <w:rPr>
                <w:rFonts w:hint="eastAsia" w:ascii="华文楷体" w:hAnsi="华文楷体" w:eastAsia="华文楷体"/>
              </w:rPr>
            </w:pPr>
            <w:r>
              <w:rPr>
                <w:rFonts w:hint="eastAsia" w:ascii="华文楷体" w:hAnsi="华文楷体" w:eastAsia="华文楷体"/>
              </w:rPr>
              <w:t>计算机科学与技术学院/软件学院</w:t>
            </w:r>
          </w:p>
        </w:tc>
      </w:tr>
      <w:tr w14:paraId="66ECD4ED">
        <w:tblPrEx>
          <w:tblCellMar>
            <w:top w:w="0" w:type="dxa"/>
            <w:left w:w="57" w:type="dxa"/>
            <w:bottom w:w="0" w:type="dxa"/>
            <w:right w:w="57" w:type="dxa"/>
          </w:tblCellMar>
        </w:tblPrEx>
        <w:trPr>
          <w:trHeight w:val="737" w:hRule="exact"/>
        </w:trPr>
        <w:tc>
          <w:tcPr>
            <w:tcW w:w="0" w:type="auto"/>
            <w:vAlign w:val="bottom"/>
          </w:tcPr>
          <w:p w14:paraId="29D32685">
            <w:pPr>
              <w:pStyle w:val="17"/>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299268485"/>
              </w:rPr>
              <w:t>专</w:t>
            </w:r>
            <w:r>
              <w:rPr>
                <w:rFonts w:ascii="方正粗黑宋简体" w:hAnsi="方正粗黑宋简体" w:eastAsia="方正粗黑宋简体"/>
                <w:spacing w:val="0"/>
                <w:kern w:val="0"/>
                <w:sz w:val="30"/>
                <w:szCs w:val="30"/>
                <w:fitText w:val="1200" w:id="299268485"/>
              </w:rPr>
              <w:t>业</w:t>
            </w:r>
          </w:p>
        </w:tc>
        <w:tc>
          <w:tcPr>
            <w:tcW w:w="0" w:type="auto"/>
            <w:tcBorders>
              <w:top w:val="single" w:color="auto" w:sz="4" w:space="0"/>
              <w:bottom w:val="single" w:color="auto" w:sz="4" w:space="0"/>
            </w:tcBorders>
            <w:vAlign w:val="bottom"/>
          </w:tcPr>
          <w:p w14:paraId="24799243">
            <w:pPr>
              <w:pStyle w:val="18"/>
              <w:rPr>
                <w:rFonts w:hint="eastAsia" w:ascii="华文楷体" w:hAnsi="华文楷体" w:eastAsia="华文楷体"/>
              </w:rPr>
            </w:pPr>
            <w:r>
              <w:rPr>
                <w:rFonts w:hint="eastAsia" w:ascii="华文楷体" w:hAnsi="华文楷体" w:eastAsia="华文楷体"/>
              </w:rPr>
              <w:t>计算机科学与技术</w:t>
            </w:r>
          </w:p>
        </w:tc>
      </w:tr>
      <w:tr w14:paraId="13563E2B">
        <w:tblPrEx>
          <w:tblCellMar>
            <w:top w:w="0" w:type="dxa"/>
            <w:left w:w="57" w:type="dxa"/>
            <w:bottom w:w="0" w:type="dxa"/>
            <w:right w:w="57" w:type="dxa"/>
          </w:tblCellMar>
        </w:tblPrEx>
        <w:trPr>
          <w:trHeight w:val="737" w:hRule="exact"/>
        </w:trPr>
        <w:tc>
          <w:tcPr>
            <w:tcW w:w="0" w:type="auto"/>
            <w:vAlign w:val="bottom"/>
          </w:tcPr>
          <w:p w14:paraId="26B177F8">
            <w:pPr>
              <w:pStyle w:val="17"/>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355300035"/>
              </w:rPr>
              <w:t>班</w:t>
            </w:r>
            <w:r>
              <w:rPr>
                <w:rFonts w:hint="eastAsia" w:ascii="方正粗黑宋简体" w:hAnsi="方正粗黑宋简体" w:eastAsia="方正粗黑宋简体"/>
                <w:spacing w:val="0"/>
                <w:kern w:val="0"/>
                <w:sz w:val="30"/>
                <w:szCs w:val="30"/>
                <w:fitText w:val="1200" w:id="1355300035"/>
              </w:rPr>
              <w:t>级</w:t>
            </w:r>
          </w:p>
        </w:tc>
        <w:tc>
          <w:tcPr>
            <w:tcW w:w="0" w:type="auto"/>
            <w:tcBorders>
              <w:top w:val="single" w:color="auto" w:sz="4" w:space="0"/>
              <w:bottom w:val="single" w:color="auto" w:sz="4" w:space="0"/>
            </w:tcBorders>
            <w:vAlign w:val="bottom"/>
          </w:tcPr>
          <w:p w14:paraId="01541FD7">
            <w:pPr>
              <w:pStyle w:val="18"/>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3</w:t>
            </w:r>
            <w:r>
              <w:rPr>
                <w:rFonts w:ascii="华文楷体" w:hAnsi="华文楷体" w:eastAsia="华文楷体"/>
              </w:rPr>
              <w:t>10</w:t>
            </w:r>
            <w:r>
              <w:rPr>
                <w:rFonts w:hint="eastAsia" w:ascii="华文楷体" w:hAnsi="华文楷体" w:eastAsia="华文楷体"/>
              </w:rPr>
              <w:t>1</w:t>
            </w:r>
          </w:p>
        </w:tc>
      </w:tr>
      <w:bookmarkEnd w:id="1"/>
    </w:tbl>
    <w:p w14:paraId="6E9BC0E6">
      <w:pPr>
        <w:rPr>
          <w:rFonts w:ascii="华文新魏" w:hAnsi="Times New Roman" w:eastAsia="华文新魏" w:cs="Times New Roman"/>
          <w:sz w:val="52"/>
          <w:szCs w:val="52"/>
        </w:rPr>
      </w:pPr>
    </w:p>
    <w:p w14:paraId="6844359F">
      <w:pPr>
        <w:pStyle w:val="17"/>
        <w:jc w:val="center"/>
        <w:rPr>
          <w:rFonts w:ascii="华文新魏" w:hAnsi="Times New Roman" w:eastAsia="华文新魏" w:cs="Times New Roman"/>
          <w:sz w:val="52"/>
          <w:szCs w:val="52"/>
        </w:rPr>
      </w:pPr>
    </w:p>
    <w:p w14:paraId="1BC9F2F3">
      <w:pPr>
        <w:pStyle w:val="17"/>
        <w:jc w:val="center"/>
        <w:rPr>
          <w:rFonts w:ascii="华文新魏" w:hAnsi="Times New Roman" w:eastAsia="华文新魏" w:cs="Times New Roman"/>
          <w:sz w:val="52"/>
          <w:szCs w:val="52"/>
        </w:rPr>
      </w:pPr>
    </w:p>
    <w:p w14:paraId="3AC96DBF">
      <w:pPr>
        <w:pStyle w:val="17"/>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27CD8E06">
      <w:pPr>
        <w:pStyle w:val="17"/>
        <w:jc w:val="center"/>
        <w:rPr>
          <w:rFonts w:ascii="华文新魏" w:hAnsi="Times New Roman" w:eastAsia="华文新魏" w:cs="Times New Roman"/>
          <w:sz w:val="52"/>
          <w:szCs w:val="52"/>
        </w:rPr>
      </w:pPr>
    </w:p>
    <w:p w14:paraId="2D7A141E">
      <w:pPr>
        <w:pStyle w:val="17"/>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十一</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4"/>
          <w:rFonts w:ascii="华文中宋" w:hAnsi="华文中宋" w:eastAsia="华文中宋" w:cstheme="minorBidi"/>
          <w:color w:val="0026E5" w:themeColor="hyperlink"/>
          <w:kern w:val="2"/>
          <w:sz w:val="21"/>
          <w:szCs w:val="22"/>
          <w:u w:val="single"/>
          <w:lang w:val="en-US"/>
          <w14:textFill>
            <w14:solidFill>
              <w14:schemeClr w14:val="hlink"/>
            </w14:solidFill>
          </w14:textFill>
        </w:rPr>
      </w:sdtEndPr>
      <w:sdtContent>
        <w:p w14:paraId="68065AAB">
          <w:pPr>
            <w:pStyle w:val="19"/>
            <w:spacing w:line="360" w:lineRule="auto"/>
            <w:jc w:val="center"/>
            <w:rPr>
              <w:rFonts w:asciiTheme="minorHAnsi" w:hAnsiTheme="minorHAnsi" w:eastAsiaTheme="minorEastAsia" w:cstheme="minorBidi"/>
              <w:color w:val="auto"/>
              <w:kern w:val="2"/>
              <w:sz w:val="21"/>
              <w:szCs w:val="22"/>
              <w:lang w:val="zh-CN"/>
            </w:rPr>
          </w:pPr>
        </w:p>
        <w:p w14:paraId="3F629372">
          <w:pPr>
            <w:pStyle w:val="19"/>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43BF605E">
          <w:pPr>
            <w:pStyle w:val="7"/>
            <w:tabs>
              <w:tab w:val="right" w:leader="dot" w:pos="8296"/>
            </w:tabs>
            <w:spacing w:line="360" w:lineRule="auto"/>
            <w:rPr>
              <w:rStyle w:val="14"/>
              <w:rFonts w:hint="eastAsia" w:ascii="华文中宋" w:hAnsi="华文中宋" w:eastAsia="华文中宋"/>
            </w:rPr>
          </w:pPr>
          <w:r>
            <w:rPr>
              <w:rStyle w:val="14"/>
              <w:rFonts w:hint="eastAsia" w:ascii="华文中宋" w:hAnsi="华文中宋" w:eastAsia="华文中宋"/>
            </w:rPr>
            <w:fldChar w:fldCharType="begin"/>
          </w:r>
          <w:r>
            <w:rPr>
              <w:rStyle w:val="14"/>
              <w:rFonts w:hint="eastAsia" w:ascii="华文中宋" w:hAnsi="华文中宋" w:eastAsia="华文中宋"/>
            </w:rPr>
            <w:instrText xml:space="preserve"> TOC \o "1-3" \h \z \u </w:instrText>
          </w:r>
          <w:r>
            <w:rPr>
              <w:rStyle w:val="14"/>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4"/>
              <w:rFonts w:ascii="华文中宋" w:hAnsi="华文中宋" w:eastAsia="华文中宋"/>
            </w:rPr>
            <w:t>一、引言</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_Toc149848655 \h </w:instrText>
          </w:r>
          <w:r>
            <w:rPr>
              <w:rStyle w:val="14"/>
              <w:rFonts w:ascii="华文中宋" w:hAnsi="华文中宋" w:eastAsia="华文中宋"/>
            </w:rPr>
            <w:fldChar w:fldCharType="separate"/>
          </w:r>
          <w:r>
            <w:rPr>
              <w:rStyle w:val="14"/>
              <w:rFonts w:ascii="华文中宋" w:hAnsi="华文中宋" w:eastAsia="华文中宋"/>
            </w:rPr>
            <w:t>2</w:t>
          </w:r>
          <w:r>
            <w:rPr>
              <w:rStyle w:val="14"/>
              <w:rFonts w:ascii="华文中宋" w:hAnsi="华文中宋" w:eastAsia="华文中宋"/>
            </w:rPr>
            <w:fldChar w:fldCharType="end"/>
          </w:r>
          <w:r>
            <w:rPr>
              <w:rStyle w:val="14"/>
              <w:rFonts w:ascii="华文中宋" w:hAnsi="华文中宋" w:eastAsia="华文中宋"/>
            </w:rPr>
            <w:fldChar w:fldCharType="end"/>
          </w:r>
        </w:p>
        <w:p w14:paraId="1FE0DBD4">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"_Toc149848656" </w:instrText>
          </w:r>
          <w:r>
            <w:fldChar w:fldCharType="separate"/>
          </w:r>
          <w:r>
            <w:rPr>
              <w:rStyle w:val="14"/>
              <w:rFonts w:ascii="华文中宋" w:hAnsi="华文中宋" w:eastAsia="华文中宋"/>
            </w:rPr>
            <w:t>1、编写目的</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_Toc149848656 \h </w:instrText>
          </w:r>
          <w:r>
            <w:rPr>
              <w:rStyle w:val="14"/>
              <w:rFonts w:ascii="华文中宋" w:hAnsi="华文中宋" w:eastAsia="华文中宋"/>
            </w:rPr>
            <w:fldChar w:fldCharType="separate"/>
          </w:r>
          <w:r>
            <w:rPr>
              <w:rStyle w:val="14"/>
              <w:rFonts w:ascii="华文中宋" w:hAnsi="华文中宋" w:eastAsia="华文中宋"/>
            </w:rPr>
            <w:t>2</w:t>
          </w:r>
          <w:r>
            <w:rPr>
              <w:rStyle w:val="14"/>
              <w:rFonts w:ascii="华文中宋" w:hAnsi="华文中宋" w:eastAsia="华文中宋"/>
            </w:rPr>
            <w:fldChar w:fldCharType="end"/>
          </w:r>
          <w:r>
            <w:rPr>
              <w:rStyle w:val="14"/>
              <w:rFonts w:ascii="华文中宋" w:hAnsi="华文中宋" w:eastAsia="华文中宋"/>
            </w:rPr>
            <w:fldChar w:fldCharType="end"/>
          </w:r>
        </w:p>
        <w:p w14:paraId="105E1A27">
          <w:pPr>
            <w:pStyle w:val="7"/>
            <w:tabs>
              <w:tab w:val="right" w:leader="dot" w:pos="8296"/>
            </w:tabs>
            <w:spacing w:line="360" w:lineRule="auto"/>
            <w:rPr>
              <w:rStyle w:val="14"/>
              <w:rFonts w:hint="eastAsia" w:ascii="华文中宋" w:hAnsi="华文中宋" w:eastAsia="华文中宋"/>
            </w:rPr>
          </w:pPr>
          <w:r>
            <w:rPr>
              <w:rFonts w:ascii="华文中宋" w:hAnsi="华文中宋" w:eastAsia="华文中宋"/>
            </w:rPr>
            <w:t>2、背景</w:t>
          </w:r>
          <w:r>
            <w:rPr>
              <w:rFonts w:ascii="华文中宋" w:hAnsi="华文中宋" w:eastAsia="华文中宋"/>
            </w:rPr>
            <w:tab/>
          </w:r>
          <w:r>
            <w:rPr>
              <w:rFonts w:hint="eastAsia" w:ascii="华文中宋" w:hAnsi="华文中宋" w:eastAsia="华文中宋"/>
            </w:rPr>
            <w:t>2</w:t>
          </w:r>
        </w:p>
        <w:p w14:paraId="051DFE3F">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"_Toc149848658" </w:instrText>
          </w:r>
          <w:r>
            <w:fldChar w:fldCharType="separate"/>
          </w:r>
          <w:r>
            <w:rPr>
              <w:rStyle w:val="14"/>
              <w:rFonts w:ascii="华文中宋" w:hAnsi="华文中宋" w:eastAsia="华文中宋"/>
            </w:rPr>
            <w:t>3、定义</w:t>
          </w:r>
          <w:r>
            <w:rPr>
              <w:rStyle w:val="14"/>
              <w:rFonts w:ascii="华文中宋" w:hAnsi="华文中宋" w:eastAsia="华文中宋"/>
            </w:rPr>
            <w:tab/>
          </w:r>
          <w:r>
            <w:rPr>
              <w:rStyle w:val="14"/>
              <w:rFonts w:hint="eastAsia" w:ascii="华文中宋" w:hAnsi="华文中宋" w:eastAsia="华文中宋"/>
            </w:rPr>
            <w:t>2</w:t>
          </w:r>
          <w:r>
            <w:rPr>
              <w:rStyle w:val="14"/>
              <w:rFonts w:hint="eastAsia" w:ascii="华文中宋" w:hAnsi="华文中宋" w:eastAsia="华文中宋"/>
            </w:rPr>
            <w:fldChar w:fldCharType="end"/>
          </w:r>
        </w:p>
        <w:p w14:paraId="6AAF7394">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"_Toc149848659" </w:instrText>
          </w:r>
          <w:r>
            <w:fldChar w:fldCharType="separate"/>
          </w:r>
          <w:r>
            <w:rPr>
              <w:rStyle w:val="14"/>
              <w:rFonts w:ascii="华文中宋" w:hAnsi="华文中宋" w:eastAsia="华文中宋"/>
            </w:rPr>
            <w:t>4、参考文献</w:t>
          </w:r>
          <w:r>
            <w:rPr>
              <w:rStyle w:val="14"/>
              <w:rFonts w:ascii="华文中宋" w:hAnsi="华文中宋" w:eastAsia="华文中宋"/>
            </w:rPr>
            <w:tab/>
          </w:r>
          <w:r>
            <w:rPr>
              <w:rStyle w:val="14"/>
              <w:rFonts w:hint="eastAsia" w:ascii="华文中宋" w:hAnsi="华文中宋" w:eastAsia="华文中宋"/>
            </w:rPr>
            <w:t>3</w:t>
          </w:r>
          <w:r>
            <w:rPr>
              <w:rStyle w:val="14"/>
              <w:rFonts w:hint="eastAsia" w:ascii="华文中宋" w:hAnsi="华文中宋" w:eastAsia="华文中宋"/>
            </w:rPr>
            <w:fldChar w:fldCharType="end"/>
          </w:r>
        </w:p>
        <w:p w14:paraId="67F1D38C">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"_Toc149848660" </w:instrText>
          </w:r>
          <w:r>
            <w:fldChar w:fldCharType="separate"/>
          </w:r>
          <w:r>
            <w:rPr>
              <w:rStyle w:val="14"/>
              <w:rFonts w:ascii="华文中宋" w:hAnsi="华文中宋" w:eastAsia="华文中宋"/>
            </w:rPr>
            <w:t>二、系统结构模型</w:t>
          </w:r>
          <w:r>
            <w:rPr>
              <w:rStyle w:val="14"/>
              <w:rFonts w:ascii="华文中宋" w:hAnsi="华文中宋" w:eastAsia="华文中宋"/>
            </w:rPr>
            <w:tab/>
          </w:r>
          <w:r>
            <w:rPr>
              <w:rStyle w:val="14"/>
              <w:rFonts w:hint="eastAsia" w:ascii="华文中宋" w:hAnsi="华文中宋" w:eastAsia="华文中宋"/>
            </w:rPr>
            <w:t>4</w:t>
          </w:r>
          <w:r>
            <w:rPr>
              <w:rStyle w:val="14"/>
              <w:rFonts w:hint="eastAsia" w:ascii="华文中宋" w:hAnsi="华文中宋" w:eastAsia="华文中宋"/>
            </w:rPr>
            <w:fldChar w:fldCharType="end"/>
          </w:r>
        </w:p>
        <w:p w14:paraId="434D9972">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"_Toc149848661" </w:instrText>
          </w:r>
          <w:r>
            <w:fldChar w:fldCharType="separate"/>
          </w:r>
          <w:r>
            <w:rPr>
              <w:rStyle w:val="14"/>
              <w:rFonts w:ascii="华文中宋" w:hAnsi="华文中宋" w:eastAsia="华文中宋"/>
            </w:rPr>
            <w:t>1、初始对象表</w:t>
          </w:r>
          <w:r>
            <w:rPr>
              <w:rStyle w:val="14"/>
              <w:rFonts w:ascii="华文中宋" w:hAnsi="华文中宋" w:eastAsia="华文中宋"/>
            </w:rPr>
            <w:tab/>
          </w:r>
          <w:r>
            <w:rPr>
              <w:rStyle w:val="14"/>
              <w:rFonts w:hint="eastAsia" w:ascii="华文中宋" w:hAnsi="华文中宋" w:eastAsia="华文中宋"/>
            </w:rPr>
            <w:t>4</w:t>
          </w:r>
          <w:r>
            <w:rPr>
              <w:rStyle w:val="14"/>
              <w:rFonts w:hint="eastAsia" w:ascii="华文中宋" w:hAnsi="华文中宋" w:eastAsia="华文中宋"/>
            </w:rPr>
            <w:fldChar w:fldCharType="end"/>
          </w:r>
        </w:p>
        <w:p w14:paraId="1304805C">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"_Toc149848662" </w:instrText>
          </w:r>
          <w:r>
            <w:fldChar w:fldCharType="separate"/>
          </w:r>
          <w:r>
            <w:rPr>
              <w:rStyle w:val="14"/>
              <w:rFonts w:ascii="华文中宋" w:hAnsi="华文中宋" w:eastAsia="华文中宋"/>
            </w:rPr>
            <w:t>2、初始类图</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_Toc149848662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2EBD0A03">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"_Toc149848663" </w:instrText>
          </w:r>
          <w:r>
            <w:fldChar w:fldCharType="separate"/>
          </w:r>
          <w:r>
            <w:rPr>
              <w:rStyle w:val="14"/>
              <w:rFonts w:ascii="华文中宋" w:hAnsi="华文中宋" w:eastAsia="华文中宋"/>
            </w:rPr>
            <w:t>3、细化类图</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_Toc149848663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2535DE99">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"_Toc149848664" </w:instrText>
          </w:r>
          <w:r>
            <w:fldChar w:fldCharType="separate"/>
          </w:r>
          <w:r>
            <w:rPr>
              <w:rStyle w:val="14"/>
              <w:rFonts w:ascii="华文中宋" w:hAnsi="华文中宋" w:eastAsia="华文中宋"/>
            </w:rPr>
            <w:t>3.1属性的识别</w:t>
          </w:r>
          <w:r>
            <w:rPr>
              <w:rStyle w:val="14"/>
              <w:rFonts w:ascii="华文中宋" w:hAnsi="华文中宋" w:eastAsia="华文中宋"/>
            </w:rPr>
            <w:tab/>
          </w:r>
          <w:r>
            <w:rPr>
              <w:rStyle w:val="14"/>
              <w:rFonts w:ascii="华文中宋" w:hAnsi="华文中宋" w:eastAsia="华文中宋"/>
            </w:rPr>
            <w:fldChar w:fldCharType="begin"/>
          </w:r>
          <w:r>
            <w:rPr>
              <w:rStyle w:val="14"/>
              <w:rFonts w:ascii="华文中宋" w:hAnsi="华文中宋" w:eastAsia="华文中宋"/>
            </w:rPr>
            <w:instrText xml:space="preserve"> PAGEREF _Toc149848664 \h </w:instrText>
          </w:r>
          <w:r>
            <w:rPr>
              <w:rStyle w:val="14"/>
              <w:rFonts w:ascii="华文中宋" w:hAnsi="华文中宋" w:eastAsia="华文中宋"/>
            </w:rPr>
            <w:fldChar w:fldCharType="separate"/>
          </w:r>
          <w:r>
            <w:rPr>
              <w:rStyle w:val="14"/>
              <w:rFonts w:ascii="华文中宋" w:hAnsi="华文中宋" w:eastAsia="华文中宋"/>
            </w:rPr>
            <w:t>5</w:t>
          </w:r>
          <w:r>
            <w:rPr>
              <w:rStyle w:val="14"/>
              <w:rFonts w:ascii="华文中宋" w:hAnsi="华文中宋" w:eastAsia="华文中宋"/>
            </w:rPr>
            <w:fldChar w:fldCharType="end"/>
          </w:r>
          <w:r>
            <w:rPr>
              <w:rStyle w:val="14"/>
              <w:rFonts w:ascii="华文中宋" w:hAnsi="华文中宋" w:eastAsia="华文中宋"/>
            </w:rPr>
            <w:fldChar w:fldCharType="end"/>
          </w:r>
        </w:p>
        <w:p w14:paraId="1EA94E54">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"_Toc149848665" </w:instrText>
          </w:r>
          <w:r>
            <w:fldChar w:fldCharType="separate"/>
          </w:r>
          <w:r>
            <w:rPr>
              <w:rStyle w:val="14"/>
              <w:rFonts w:ascii="华文中宋" w:hAnsi="华文中宋" w:eastAsia="华文中宋"/>
            </w:rPr>
            <w:t>3.2操作的识别</w:t>
          </w:r>
          <w:r>
            <w:rPr>
              <w:rStyle w:val="14"/>
              <w:rFonts w:ascii="华文中宋" w:hAnsi="华文中宋" w:eastAsia="华文中宋"/>
            </w:rPr>
            <w:tab/>
          </w:r>
          <w:r>
            <w:rPr>
              <w:rStyle w:val="14"/>
              <w:rFonts w:hint="eastAsia" w:ascii="华文中宋" w:hAnsi="华文中宋" w:eastAsia="华文中宋"/>
            </w:rPr>
            <w:t>8</w:t>
          </w:r>
          <w:r>
            <w:rPr>
              <w:rStyle w:val="14"/>
              <w:rFonts w:hint="eastAsia" w:ascii="华文中宋" w:hAnsi="华文中宋" w:eastAsia="华文中宋"/>
            </w:rPr>
            <w:fldChar w:fldCharType="end"/>
          </w:r>
        </w:p>
        <w:p w14:paraId="602EAF93">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"_Toc149848666" </w:instrText>
          </w:r>
          <w:r>
            <w:fldChar w:fldCharType="separate"/>
          </w:r>
          <w:r>
            <w:rPr>
              <w:rStyle w:val="14"/>
              <w:rFonts w:ascii="华文中宋" w:hAnsi="华文中宋" w:eastAsia="华文中宋"/>
            </w:rPr>
            <w:t>4、三层精化类图</w:t>
          </w:r>
          <w:r>
            <w:rPr>
              <w:rStyle w:val="14"/>
              <w:rFonts w:ascii="华文中宋" w:hAnsi="华文中宋" w:eastAsia="华文中宋"/>
            </w:rPr>
            <w:tab/>
          </w:r>
          <w:r>
            <w:rPr>
              <w:rStyle w:val="14"/>
              <w:rFonts w:hint="eastAsia" w:ascii="华文中宋" w:hAnsi="华文中宋" w:eastAsia="华文中宋"/>
            </w:rPr>
            <w:t>17</w:t>
          </w:r>
          <w:r>
            <w:rPr>
              <w:rStyle w:val="14"/>
              <w:rFonts w:hint="eastAsia" w:ascii="华文中宋" w:hAnsi="华文中宋" w:eastAsia="华文中宋"/>
            </w:rPr>
            <w:fldChar w:fldCharType="end"/>
          </w:r>
        </w:p>
        <w:p w14:paraId="7A128A0B">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"_Toc149848667" </w:instrText>
          </w:r>
          <w:r>
            <w:fldChar w:fldCharType="separate"/>
          </w:r>
          <w:r>
            <w:rPr>
              <w:rStyle w:val="14"/>
              <w:rFonts w:ascii="华文中宋" w:hAnsi="华文中宋" w:eastAsia="华文中宋"/>
            </w:rPr>
            <w:t>三、系统行为模型</w:t>
          </w:r>
          <w:r>
            <w:rPr>
              <w:rStyle w:val="14"/>
              <w:rFonts w:ascii="华文中宋" w:hAnsi="华文中宋" w:eastAsia="华文中宋"/>
            </w:rPr>
            <w:tab/>
          </w:r>
          <w:r>
            <w:rPr>
              <w:rStyle w:val="14"/>
              <w:rFonts w:hint="eastAsia" w:ascii="华文中宋" w:hAnsi="华文中宋" w:eastAsia="华文中宋"/>
            </w:rPr>
            <w:t>21</w:t>
          </w:r>
          <w:r>
            <w:rPr>
              <w:rStyle w:val="14"/>
              <w:rFonts w:hint="eastAsia" w:ascii="华文中宋" w:hAnsi="华文中宋" w:eastAsia="华文中宋"/>
            </w:rPr>
            <w:fldChar w:fldCharType="end"/>
          </w:r>
        </w:p>
        <w:p w14:paraId="3446BA90">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"_Toc149848668" </w:instrText>
          </w:r>
          <w:r>
            <w:fldChar w:fldCharType="separate"/>
          </w:r>
          <w:r>
            <w:rPr>
              <w:rStyle w:val="14"/>
              <w:rFonts w:ascii="华文中宋" w:hAnsi="华文中宋" w:eastAsia="华文中宋"/>
            </w:rPr>
            <w:t>1、交互模型</w:t>
          </w:r>
          <w:r>
            <w:rPr>
              <w:rStyle w:val="14"/>
              <w:rFonts w:ascii="华文中宋" w:hAnsi="华文中宋" w:eastAsia="华文中宋"/>
            </w:rPr>
            <w:tab/>
          </w:r>
          <w:r>
            <w:rPr>
              <w:rStyle w:val="14"/>
              <w:rFonts w:hint="eastAsia" w:ascii="华文中宋" w:hAnsi="华文中宋" w:eastAsia="华文中宋"/>
            </w:rPr>
            <w:t>21</w:t>
          </w:r>
          <w:r>
            <w:rPr>
              <w:rStyle w:val="14"/>
              <w:rFonts w:hint="eastAsia" w:ascii="华文中宋" w:hAnsi="华文中宋" w:eastAsia="华文中宋"/>
            </w:rPr>
            <w:fldChar w:fldCharType="end"/>
          </w:r>
        </w:p>
        <w:p w14:paraId="186FF5D0">
          <w:pPr>
            <w:pStyle w:val="7"/>
            <w:tabs>
              <w:tab w:val="right" w:leader="dot" w:pos="8296"/>
            </w:tabs>
            <w:spacing w:line="360" w:lineRule="auto"/>
            <w:rPr>
              <w:rStyle w:val="14"/>
              <w:rFonts w:hint="eastAsia" w:ascii="华文中宋" w:hAnsi="华文中宋" w:eastAsia="华文中宋"/>
            </w:rPr>
          </w:pPr>
          <w:r>
            <w:fldChar w:fldCharType="begin"/>
          </w:r>
          <w:r>
            <w:instrText xml:space="preserve"> HYPERLINK \l "_Toc149848669" </w:instrText>
          </w:r>
          <w:r>
            <w:fldChar w:fldCharType="separate"/>
          </w:r>
          <w:r>
            <w:rPr>
              <w:rStyle w:val="14"/>
              <w:rFonts w:ascii="华文中宋" w:hAnsi="华文中宋" w:eastAsia="华文中宋"/>
            </w:rPr>
            <w:t>2、状态模型</w:t>
          </w:r>
          <w:r>
            <w:rPr>
              <w:rStyle w:val="14"/>
              <w:rFonts w:ascii="华文中宋" w:hAnsi="华文中宋" w:eastAsia="华文中宋"/>
            </w:rPr>
            <w:tab/>
          </w:r>
          <w:r>
            <w:rPr>
              <w:rStyle w:val="14"/>
              <w:rFonts w:hint="eastAsia" w:ascii="华文中宋" w:hAnsi="华文中宋" w:eastAsia="华文中宋"/>
            </w:rPr>
            <w:t>34</w:t>
          </w:r>
          <w:r>
            <w:rPr>
              <w:rStyle w:val="14"/>
              <w:rFonts w:hint="eastAsia" w:ascii="华文中宋" w:hAnsi="华文中宋" w:eastAsia="华文中宋"/>
            </w:rPr>
            <w:fldChar w:fldCharType="end"/>
          </w:r>
        </w:p>
        <w:p w14:paraId="1A35FBB0">
          <w:pPr>
            <w:pStyle w:val="7"/>
            <w:tabs>
              <w:tab w:val="right" w:leader="dot" w:pos="8296"/>
            </w:tabs>
            <w:spacing w:line="360" w:lineRule="auto"/>
            <w:rPr>
              <w:rStyle w:val="14"/>
              <w:rFonts w:hint="eastAsia" w:ascii="华文中宋" w:hAnsi="华文中宋" w:eastAsia="华文中宋"/>
            </w:rPr>
          </w:pPr>
          <w:r>
            <w:rPr>
              <w:rStyle w:val="14"/>
              <w:rFonts w:hint="eastAsia" w:ascii="华文中宋" w:hAnsi="华文中宋" w:eastAsia="华文中宋"/>
            </w:rPr>
            <w:fldChar w:fldCharType="end"/>
          </w:r>
        </w:p>
      </w:sdtContent>
    </w:sdt>
    <w:p w14:paraId="24056196">
      <w:pPr>
        <w:pStyle w:val="17"/>
        <w:jc w:val="center"/>
        <w:rPr>
          <w:sz w:val="30"/>
          <w:szCs w:val="30"/>
        </w:rPr>
      </w:pPr>
    </w:p>
    <w:p w14:paraId="7D7D7860">
      <w:pPr>
        <w:pStyle w:val="17"/>
        <w:jc w:val="center"/>
        <w:rPr>
          <w:sz w:val="30"/>
          <w:szCs w:val="30"/>
        </w:rPr>
      </w:pPr>
    </w:p>
    <w:p w14:paraId="5180069E">
      <w:pPr>
        <w:pStyle w:val="17"/>
        <w:jc w:val="center"/>
        <w:rPr>
          <w:sz w:val="30"/>
          <w:szCs w:val="30"/>
        </w:rPr>
      </w:pPr>
    </w:p>
    <w:p w14:paraId="378AAC19">
      <w:pPr>
        <w:pStyle w:val="17"/>
        <w:jc w:val="center"/>
        <w:rPr>
          <w:sz w:val="30"/>
          <w:szCs w:val="30"/>
        </w:rPr>
      </w:pPr>
    </w:p>
    <w:p w14:paraId="5DF9069C">
      <w:pPr>
        <w:pStyle w:val="17"/>
        <w:jc w:val="center"/>
        <w:rPr>
          <w:sz w:val="30"/>
          <w:szCs w:val="30"/>
        </w:rPr>
      </w:pPr>
    </w:p>
    <w:p w14:paraId="357F6C1C">
      <w:pPr>
        <w:pStyle w:val="17"/>
        <w:jc w:val="center"/>
        <w:rPr>
          <w:sz w:val="30"/>
          <w:szCs w:val="30"/>
        </w:rPr>
      </w:pPr>
    </w:p>
    <w:p w14:paraId="7463350D">
      <w:pPr>
        <w:pStyle w:val="2"/>
        <w:rPr>
          <w:rFonts w:hint="eastAsia"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1CF72D7C">
      <w:pPr>
        <w:pStyle w:val="3"/>
      </w:pPr>
      <w:bookmarkStart w:id="3" w:name="_Toc149848656"/>
      <w:r>
        <w:rPr>
          <w:rFonts w:hint="eastAsia"/>
        </w:rPr>
        <w:t>1</w:t>
      </w:r>
      <w:r>
        <w:t>、</w:t>
      </w:r>
      <w:r>
        <w:rPr>
          <w:rFonts w:hint="eastAsia"/>
        </w:rPr>
        <w:t>编写目的</w:t>
      </w:r>
      <w:bookmarkEnd w:id="3"/>
    </w:p>
    <w:p w14:paraId="5198A7F7">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6870983A">
      <w:pPr>
        <w:spacing w:line="360" w:lineRule="auto"/>
        <w:ind w:firstLine="420"/>
        <w:rPr>
          <w:rFonts w:hint="eastAsia" w:ascii="宋体" w:hAnsi="宋体" w:eastAsia="宋体"/>
        </w:rPr>
      </w:pPr>
      <w:r>
        <w:rPr>
          <w:rFonts w:hint="eastAsia" w:ascii="宋体" w:hAnsi="宋体" w:eastAsia="宋体"/>
        </w:rPr>
        <w:t>预期读者：软件设计者和测试者。</w:t>
      </w:r>
    </w:p>
    <w:p w14:paraId="428CDFAF"/>
    <w:p w14:paraId="316E04A8">
      <w:pPr>
        <w:pStyle w:val="3"/>
      </w:pPr>
      <w:bookmarkStart w:id="4" w:name="_Toc149848657"/>
      <w:r>
        <w:rPr>
          <w:rFonts w:hint="eastAsia"/>
        </w:rPr>
        <w:t>2</w:t>
      </w:r>
      <w:r>
        <w:t>、</w:t>
      </w:r>
      <w:r>
        <w:rPr>
          <w:rFonts w:hint="eastAsia"/>
        </w:rPr>
        <w:t>背景</w:t>
      </w:r>
      <w:bookmarkEnd w:id="4"/>
    </w:p>
    <w:p w14:paraId="64B570D4">
      <w:pPr>
        <w:ind w:firstLine="420"/>
        <w:rPr>
          <w:rFonts w:hint="eastAsia" w:ascii="宋体" w:hAnsi="宋体" w:eastAsia="宋体"/>
        </w:rPr>
      </w:pPr>
      <w:r>
        <w:rPr>
          <w:rFonts w:hint="eastAsia" w:ascii="宋体" w:hAnsi="宋体" w:eastAsia="宋体"/>
        </w:rPr>
        <w:t>说明：</w:t>
      </w:r>
    </w:p>
    <w:p w14:paraId="1FB66004">
      <w:pPr>
        <w:numPr>
          <w:ilvl w:val="0"/>
          <w:numId w:val="1"/>
        </w:numPr>
        <w:spacing w:line="360" w:lineRule="auto"/>
        <w:rPr>
          <w:rFonts w:hint="eastAsia" w:ascii="宋体" w:hAnsi="宋体" w:eastAsia="宋体"/>
        </w:rPr>
      </w:pPr>
      <w:r>
        <w:rPr>
          <w:rFonts w:hint="eastAsia" w:ascii="宋体" w:hAnsi="宋体" w:eastAsia="宋体"/>
        </w:rPr>
        <w:t>待开发的软件系统的名称：电脑硬件分析推荐系统</w:t>
      </w:r>
      <w:r>
        <w:rPr>
          <w:rFonts w:ascii="宋体" w:hAnsi="宋体" w:eastAsia="宋体"/>
        </w:rPr>
        <w:t xml:space="preserve"> </w:t>
      </w:r>
    </w:p>
    <w:p w14:paraId="328E3B9E">
      <w:pPr>
        <w:numPr>
          <w:ilvl w:val="0"/>
          <w:numId w:val="1"/>
        </w:numPr>
        <w:spacing w:line="360" w:lineRule="auto"/>
        <w:rPr>
          <w:rFonts w:hint="eastAsia" w:ascii="宋体" w:hAnsi="宋体" w:eastAsia="宋体"/>
        </w:rPr>
      </w:pPr>
      <w:r>
        <w:rPr>
          <w:rFonts w:hint="eastAsia" w:ascii="宋体" w:hAnsi="宋体" w:eastAsia="宋体"/>
        </w:rPr>
        <w:t>本项目的任务提出者：胡天齐 吴奕衡 谷陶陶；</w:t>
      </w:r>
    </w:p>
    <w:p w14:paraId="1591DECA">
      <w:pPr>
        <w:numPr>
          <w:ilvl w:val="0"/>
          <w:numId w:val="1"/>
        </w:numPr>
        <w:spacing w:line="360" w:lineRule="auto"/>
        <w:rPr>
          <w:rFonts w:hint="eastAsia" w:ascii="宋体" w:hAnsi="宋体" w:eastAsia="宋体"/>
        </w:rPr>
      </w:pPr>
      <w:r>
        <w:rPr>
          <w:rFonts w:hint="eastAsia" w:ascii="宋体" w:hAnsi="宋体" w:eastAsia="宋体"/>
        </w:rPr>
        <w:t>本项目的任务开发者：胡天齐 吴奕衡 谷陶陶；</w:t>
      </w:r>
    </w:p>
    <w:p w14:paraId="181C9C50">
      <w:pPr>
        <w:numPr>
          <w:ilvl w:val="0"/>
          <w:numId w:val="1"/>
        </w:numPr>
        <w:spacing w:line="360" w:lineRule="auto"/>
        <w:rPr>
          <w:rFonts w:hint="eastAsia" w:ascii="宋体" w:hAnsi="宋体" w:eastAsia="宋体"/>
        </w:rPr>
      </w:pPr>
      <w:r>
        <w:rPr>
          <w:rFonts w:hint="eastAsia" w:ascii="宋体" w:hAnsi="宋体" w:eastAsia="宋体"/>
        </w:rPr>
        <w:t>用户：</w:t>
      </w:r>
      <w:r>
        <w:rPr>
          <w:rFonts w:hint="eastAsia" w:ascii="宋体" w:hAnsi="宋体" w:eastAsia="宋体" w:cs="宋体"/>
          <w:szCs w:val="21"/>
          <w:shd w:val="clear" w:color="auto" w:fill="FFFFFF"/>
        </w:rPr>
        <w:t>有电脑硬件选购需求的个人用户（如游戏玩家、内容创作者、办公用户等）、电脑组装门店及相关硬件销售商家；</w:t>
      </w:r>
    </w:p>
    <w:p w14:paraId="1CA573FE">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125FA354"/>
    <w:p w14:paraId="7A098F00">
      <w:pPr>
        <w:pStyle w:val="3"/>
      </w:pPr>
      <w:bookmarkStart w:id="5" w:name="_Toc149848658"/>
      <w:r>
        <w:rPr>
          <w:rFonts w:hint="eastAsia"/>
        </w:rPr>
        <w:t>3、定义</w:t>
      </w:r>
      <w:bookmarkEnd w:id="5"/>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73E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BBFE9C3">
            <w:pPr>
              <w:spacing w:line="360" w:lineRule="auto"/>
              <w:jc w:val="center"/>
              <w:rPr>
                <w:rFonts w:hint="eastAsia" w:ascii="宋体" w:hAnsi="宋体" w:eastAsia="宋体"/>
              </w:rPr>
            </w:pPr>
            <w:r>
              <w:rPr>
                <w:rFonts w:hint="eastAsia" w:ascii="宋体" w:hAnsi="宋体" w:eastAsia="宋体"/>
              </w:rPr>
              <w:t>名称</w:t>
            </w:r>
          </w:p>
        </w:tc>
        <w:tc>
          <w:tcPr>
            <w:tcW w:w="6287" w:type="dxa"/>
          </w:tcPr>
          <w:p w14:paraId="6C77B3EE">
            <w:pPr>
              <w:spacing w:line="360" w:lineRule="auto"/>
              <w:jc w:val="center"/>
              <w:rPr>
                <w:rFonts w:hint="eastAsia" w:ascii="宋体" w:hAnsi="宋体" w:eastAsia="宋体"/>
              </w:rPr>
            </w:pPr>
            <w:r>
              <w:rPr>
                <w:rFonts w:hint="eastAsia" w:ascii="宋体" w:hAnsi="宋体" w:eastAsia="宋体"/>
              </w:rPr>
              <w:t>说明</w:t>
            </w:r>
          </w:p>
        </w:tc>
      </w:tr>
      <w:tr w14:paraId="2A4E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9808BF5">
            <w:pPr>
              <w:spacing w:line="360" w:lineRule="auto"/>
              <w:jc w:val="center"/>
              <w:rPr>
                <w:rFonts w:hint="eastAsia" w:ascii="宋体" w:hAnsi="宋体" w:eastAsia="宋体"/>
              </w:rPr>
            </w:pPr>
            <w:r>
              <w:rPr>
                <w:rFonts w:hint="eastAsia" w:ascii="宋体" w:hAnsi="宋体" w:eastAsia="宋体"/>
              </w:rPr>
              <w:t>账号</w:t>
            </w:r>
          </w:p>
        </w:tc>
        <w:tc>
          <w:tcPr>
            <w:tcW w:w="6287" w:type="dxa"/>
          </w:tcPr>
          <w:p w14:paraId="638617DC">
            <w:pPr>
              <w:spacing w:line="360" w:lineRule="auto"/>
              <w:jc w:val="left"/>
              <w:rPr>
                <w:rFonts w:hint="eastAsia" w:ascii="宋体" w:hAnsi="宋体" w:eastAsia="宋体"/>
              </w:rPr>
            </w:pPr>
            <w:r>
              <w:rPr>
                <w:rFonts w:hint="eastAsia" w:ascii="宋体" w:hAnsi="宋体" w:eastAsia="宋体"/>
              </w:rPr>
              <w:t>用户注册时登记的用户名（手机或邮箱）及密码</w:t>
            </w:r>
          </w:p>
        </w:tc>
      </w:tr>
      <w:tr w14:paraId="3D61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55FB7C5">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1419D085">
            <w:pPr>
              <w:spacing w:line="360" w:lineRule="auto"/>
              <w:jc w:val="left"/>
              <w:rPr>
                <w:rFonts w:hint="eastAsia" w:ascii="宋体" w:hAnsi="宋体" w:eastAsia="宋体"/>
              </w:rPr>
            </w:pPr>
            <w:r>
              <w:rPr>
                <w:rFonts w:hint="eastAsia" w:ascii="宋体" w:hAnsi="宋体" w:eastAsia="宋体"/>
              </w:rPr>
              <w:t>用户、管理员</w:t>
            </w:r>
          </w:p>
        </w:tc>
      </w:tr>
      <w:tr w14:paraId="4660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3A936F6">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1DAE64DE">
            <w:pPr>
              <w:spacing w:line="360" w:lineRule="auto"/>
              <w:jc w:val="left"/>
              <w:rPr>
                <w:rFonts w:hint="eastAsia" w:ascii="宋体" w:hAnsi="宋体" w:eastAsia="宋体"/>
              </w:rPr>
            </w:pPr>
            <w:r>
              <w:rPr>
                <w:rFonts w:hint="eastAsia" w:ascii="宋体" w:hAnsi="宋体" w:eastAsia="宋体" w:cs="宋体"/>
                <w:szCs w:val="21"/>
                <w:shd w:val="clear" w:color="auto" w:fill="FFFFFF"/>
              </w:rPr>
              <w:t>用户与管理员都可通过该模块对自己的信息进行增加、查询、修改、删除操作，分别对应注册、登录、修改用户信息及找回密码、注销，管理员拥有对所有用户的信息进行各项操作的权限</w:t>
            </w:r>
          </w:p>
        </w:tc>
      </w:tr>
      <w:tr w14:paraId="2260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A507A2">
            <w:pPr>
              <w:spacing w:line="360" w:lineRule="auto"/>
              <w:jc w:val="center"/>
              <w:rPr>
                <w:rFonts w:hint="eastAsia" w:ascii="宋体" w:hAnsi="宋体" w:eastAsia="宋体"/>
              </w:rPr>
            </w:pPr>
            <w:bookmarkStart w:id="6" w:name="_Hlk148548453"/>
            <w:r>
              <w:rPr>
                <w:rFonts w:hint="eastAsia" w:ascii="宋体" w:hAnsi="宋体" w:eastAsia="宋体"/>
                <w:szCs w:val="21"/>
              </w:rPr>
              <w:t>发布硬件信息</w:t>
            </w:r>
          </w:p>
        </w:tc>
        <w:tc>
          <w:tcPr>
            <w:tcW w:w="6287" w:type="dxa"/>
          </w:tcPr>
          <w:p w14:paraId="0522C804">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管理员填写硬件参数、价格、库存等信息表单后送审，审核通过后在系统展示</w:t>
            </w:r>
          </w:p>
        </w:tc>
      </w:tr>
      <w:tr w14:paraId="7821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8D94263">
            <w:pPr>
              <w:spacing w:line="360" w:lineRule="auto"/>
              <w:jc w:val="center"/>
              <w:rPr>
                <w:rFonts w:hint="eastAsia" w:ascii="宋体" w:hAnsi="宋体" w:eastAsia="宋体"/>
                <w:szCs w:val="21"/>
              </w:rPr>
            </w:pPr>
            <w:r>
              <w:rPr>
                <w:rFonts w:hint="eastAsia" w:ascii="宋体" w:hAnsi="宋体" w:eastAsia="宋体"/>
                <w:szCs w:val="21"/>
              </w:rPr>
              <w:t>修改硬件信息</w:t>
            </w:r>
          </w:p>
        </w:tc>
        <w:tc>
          <w:tcPr>
            <w:tcW w:w="6287" w:type="dxa"/>
          </w:tcPr>
          <w:p w14:paraId="21D4B499">
            <w:pPr>
              <w:spacing w:line="360" w:lineRule="auto"/>
              <w:jc w:val="left"/>
              <w:rPr>
                <w:rFonts w:hint="eastAsia" w:ascii="宋体" w:hAnsi="宋体" w:eastAsia="宋体"/>
              </w:rPr>
            </w:pPr>
            <w:r>
              <w:rPr>
                <w:rFonts w:hint="eastAsia" w:ascii="宋体" w:hAnsi="宋体" w:eastAsia="宋体" w:cs="宋体"/>
                <w:szCs w:val="21"/>
                <w:shd w:val="clear" w:color="auto" w:fill="FFFFFF"/>
              </w:rPr>
              <w:t>发布硬件信息的管理员修改硬件参数、价格、库存等信息后送审，审核通过后更新系统展示内容</w:t>
            </w:r>
          </w:p>
        </w:tc>
      </w:tr>
      <w:tr w14:paraId="7A80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57885E0">
            <w:pPr>
              <w:spacing w:line="360" w:lineRule="auto"/>
              <w:jc w:val="center"/>
              <w:rPr>
                <w:rFonts w:hint="eastAsia" w:ascii="宋体" w:hAnsi="宋体" w:eastAsia="宋体"/>
                <w:szCs w:val="21"/>
              </w:rPr>
            </w:pPr>
            <w:r>
              <w:rPr>
                <w:rFonts w:hint="eastAsia" w:ascii="宋体" w:hAnsi="宋体" w:eastAsia="宋体"/>
                <w:szCs w:val="21"/>
              </w:rPr>
              <w:t>查看硬件信息</w:t>
            </w:r>
          </w:p>
        </w:tc>
        <w:tc>
          <w:tcPr>
            <w:tcW w:w="6287" w:type="dxa"/>
          </w:tcPr>
          <w:p w14:paraId="1BB499E6">
            <w:pPr>
              <w:spacing w:line="360" w:lineRule="auto"/>
              <w:jc w:val="left"/>
              <w:rPr>
                <w:rFonts w:hint="eastAsia" w:ascii="宋体" w:hAnsi="宋体" w:eastAsia="宋体"/>
              </w:rPr>
            </w:pPr>
            <w:r>
              <w:rPr>
                <w:rFonts w:hint="eastAsia" w:ascii="宋体" w:hAnsi="宋体" w:eastAsia="宋体" w:cs="宋体"/>
                <w:szCs w:val="21"/>
                <w:shd w:val="clear" w:color="auto" w:fill="FFFFFF"/>
              </w:rPr>
              <w:t>所有用户均可查看已发布的硬件信息，并通过硬件型号、类别、品牌等关键词查询特定硬件信息，且支持多条件检索和获取推荐列表</w:t>
            </w:r>
          </w:p>
        </w:tc>
      </w:tr>
      <w:tr w14:paraId="653D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BC07D22">
            <w:pPr>
              <w:spacing w:line="360" w:lineRule="auto"/>
              <w:jc w:val="center"/>
              <w:rPr>
                <w:rFonts w:hint="eastAsia" w:ascii="宋体" w:hAnsi="宋体" w:eastAsia="宋体"/>
                <w:szCs w:val="21"/>
              </w:rPr>
            </w:pPr>
            <w:r>
              <w:rPr>
                <w:rFonts w:hint="eastAsia" w:ascii="宋体" w:hAnsi="宋体" w:eastAsia="宋体"/>
                <w:szCs w:val="21"/>
              </w:rPr>
              <w:t>审核硬件信息</w:t>
            </w:r>
          </w:p>
        </w:tc>
        <w:tc>
          <w:tcPr>
            <w:tcW w:w="6287" w:type="dxa"/>
          </w:tcPr>
          <w:p w14:paraId="628D63E1">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管理员审核发布或修改的硬件信息，可以选择通过或退回</w:t>
            </w:r>
          </w:p>
        </w:tc>
      </w:tr>
      <w:tr w14:paraId="0CEE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99B4EAB">
            <w:pPr>
              <w:spacing w:line="360" w:lineRule="auto"/>
              <w:jc w:val="center"/>
              <w:rPr>
                <w:rFonts w:hint="eastAsia" w:ascii="宋体" w:hAnsi="宋体" w:eastAsia="宋体"/>
                <w:szCs w:val="21"/>
              </w:rPr>
            </w:pPr>
            <w:r>
              <w:rPr>
                <w:rFonts w:hint="eastAsia" w:ascii="宋体" w:hAnsi="宋体" w:eastAsia="宋体"/>
                <w:szCs w:val="21"/>
              </w:rPr>
              <w:t>下架硬件信息</w:t>
            </w:r>
          </w:p>
        </w:tc>
        <w:tc>
          <w:tcPr>
            <w:tcW w:w="6287" w:type="dxa"/>
          </w:tcPr>
          <w:p w14:paraId="2625A314">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管理员可下架过时的硬件信息，审核通过后该硬件信息不再在系统展示</w:t>
            </w:r>
          </w:p>
        </w:tc>
      </w:tr>
      <w:tr w14:paraId="0347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3D5AE84">
            <w:pPr>
              <w:spacing w:line="360" w:lineRule="auto"/>
              <w:jc w:val="center"/>
              <w:rPr>
                <w:rFonts w:hint="eastAsia" w:ascii="宋体" w:hAnsi="宋体" w:eastAsia="宋体"/>
                <w:szCs w:val="21"/>
              </w:rPr>
            </w:pPr>
            <w:r>
              <w:rPr>
                <w:rFonts w:hint="eastAsia" w:ascii="宋体" w:hAnsi="宋体" w:eastAsia="宋体"/>
                <w:szCs w:val="21"/>
              </w:rPr>
              <w:t>收藏硬件信息</w:t>
            </w:r>
          </w:p>
        </w:tc>
        <w:tc>
          <w:tcPr>
            <w:tcW w:w="6287" w:type="dxa"/>
          </w:tcPr>
          <w:p w14:paraId="5794D1F2">
            <w:pPr>
              <w:spacing w:line="360" w:lineRule="auto"/>
              <w:jc w:val="left"/>
              <w:rPr>
                <w:rFonts w:hint="eastAsia" w:ascii="宋体" w:hAnsi="宋体" w:eastAsia="宋体"/>
              </w:rPr>
            </w:pPr>
            <w:r>
              <w:rPr>
                <w:rFonts w:hint="eastAsia" w:ascii="宋体" w:hAnsi="宋体" w:eastAsia="宋体" w:cs="宋体"/>
                <w:szCs w:val="21"/>
                <w:shd w:val="clear" w:color="auto" w:fill="FFFFFF"/>
              </w:rPr>
              <w:t>用户可以收藏感兴趣的硬件产品信息</w:t>
            </w:r>
          </w:p>
        </w:tc>
      </w:tr>
      <w:bookmarkEnd w:id="6"/>
      <w:tr w14:paraId="6589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B0396CA">
            <w:pPr>
              <w:spacing w:line="360" w:lineRule="auto"/>
              <w:jc w:val="center"/>
              <w:rPr>
                <w:rFonts w:hint="eastAsia" w:ascii="宋体" w:hAnsi="宋体" w:eastAsia="宋体"/>
                <w:szCs w:val="21"/>
              </w:rPr>
            </w:pPr>
            <w:r>
              <w:rPr>
                <w:rFonts w:hint="eastAsia" w:ascii="宋体" w:hAnsi="宋体" w:eastAsia="宋体"/>
                <w:szCs w:val="21"/>
              </w:rPr>
              <w:t>取消收藏硬件信息</w:t>
            </w:r>
          </w:p>
        </w:tc>
        <w:tc>
          <w:tcPr>
            <w:tcW w:w="6287" w:type="dxa"/>
          </w:tcPr>
          <w:p w14:paraId="33BC9AC1">
            <w:pPr>
              <w:spacing w:line="360" w:lineRule="auto"/>
              <w:jc w:val="left"/>
              <w:rPr>
                <w:rFonts w:hint="eastAsia" w:ascii="宋体" w:hAnsi="宋体" w:eastAsia="宋体"/>
              </w:rPr>
            </w:pPr>
            <w:r>
              <w:rPr>
                <w:rFonts w:hint="eastAsia" w:ascii="宋体" w:hAnsi="宋体" w:eastAsia="宋体"/>
              </w:rPr>
              <w:t>用户可以取消已收藏的</w:t>
            </w:r>
            <w:r>
              <w:rPr>
                <w:rFonts w:hint="eastAsia" w:ascii="宋体" w:hAnsi="宋体" w:eastAsia="宋体" w:cs="宋体"/>
                <w:szCs w:val="21"/>
                <w:shd w:val="clear" w:color="auto" w:fill="FFFFFF"/>
              </w:rPr>
              <w:t>硬件产品信息</w:t>
            </w:r>
          </w:p>
        </w:tc>
      </w:tr>
      <w:tr w14:paraId="75FB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BE4E588">
            <w:pPr>
              <w:spacing w:line="360" w:lineRule="auto"/>
              <w:jc w:val="center"/>
              <w:rPr>
                <w:rFonts w:hint="eastAsia" w:ascii="宋体" w:hAnsi="宋体" w:eastAsia="宋体"/>
                <w:szCs w:val="21"/>
              </w:rPr>
            </w:pPr>
            <w:r>
              <w:rPr>
                <w:rFonts w:hint="eastAsia" w:ascii="宋体" w:hAnsi="宋体" w:eastAsia="宋体"/>
                <w:szCs w:val="21"/>
              </w:rPr>
              <w:t>查看收藏硬件信息</w:t>
            </w:r>
          </w:p>
        </w:tc>
        <w:tc>
          <w:tcPr>
            <w:tcW w:w="6287" w:type="dxa"/>
          </w:tcPr>
          <w:p w14:paraId="47467B75">
            <w:pPr>
              <w:spacing w:line="360" w:lineRule="auto"/>
              <w:jc w:val="left"/>
              <w:rPr>
                <w:rFonts w:hint="eastAsia" w:ascii="宋体" w:hAnsi="宋体" w:eastAsia="宋体"/>
              </w:rPr>
            </w:pPr>
            <w:r>
              <w:rPr>
                <w:rFonts w:hint="eastAsia" w:ascii="宋体" w:hAnsi="宋体" w:eastAsia="宋体" w:cs="宋体"/>
                <w:szCs w:val="21"/>
                <w:shd w:val="clear" w:color="auto" w:fill="FFFFFF"/>
              </w:rPr>
              <w:t>用户可以查看收藏的硬件信息</w:t>
            </w:r>
          </w:p>
        </w:tc>
      </w:tr>
      <w:tr w14:paraId="7DE9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9E6C4E3">
            <w:pPr>
              <w:spacing w:line="360" w:lineRule="auto"/>
              <w:jc w:val="center"/>
              <w:rPr>
                <w:rFonts w:hint="eastAsia" w:ascii="宋体" w:hAnsi="宋体" w:eastAsia="宋体"/>
                <w:szCs w:val="21"/>
              </w:rPr>
            </w:pPr>
            <w:r>
              <w:rPr>
                <w:rFonts w:hint="eastAsia" w:ascii="宋体" w:hAnsi="宋体" w:eastAsia="宋体"/>
                <w:szCs w:val="21"/>
              </w:rPr>
              <w:t>发布硬件测评</w:t>
            </w:r>
          </w:p>
        </w:tc>
        <w:tc>
          <w:tcPr>
            <w:tcW w:w="6287" w:type="dxa"/>
          </w:tcPr>
          <w:p w14:paraId="651BFDEC">
            <w:pPr>
              <w:spacing w:line="360" w:lineRule="auto"/>
              <w:jc w:val="left"/>
              <w:rPr>
                <w:rFonts w:hint="eastAsia" w:ascii="宋体" w:hAnsi="宋体" w:eastAsia="宋体"/>
              </w:rPr>
            </w:pPr>
            <w:r>
              <w:rPr>
                <w:rFonts w:hint="eastAsia" w:ascii="宋体" w:hAnsi="宋体" w:eastAsia="宋体" w:cs="宋体"/>
                <w:szCs w:val="21"/>
                <w:shd w:val="clear" w:color="auto" w:fill="FFFFFF"/>
              </w:rPr>
              <w:t>用户或管理员可发布硬件使用测评，包含性能测试数据、使用体验、优缺点分析等内容</w:t>
            </w:r>
          </w:p>
        </w:tc>
      </w:tr>
      <w:tr w14:paraId="2D7A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5C3FFDA">
            <w:pPr>
              <w:spacing w:line="360" w:lineRule="auto"/>
              <w:jc w:val="center"/>
              <w:rPr>
                <w:rFonts w:hint="eastAsia" w:ascii="宋体" w:hAnsi="宋体" w:eastAsia="宋体"/>
                <w:szCs w:val="21"/>
              </w:rPr>
            </w:pPr>
            <w:r>
              <w:rPr>
                <w:rFonts w:hint="eastAsia" w:ascii="宋体" w:hAnsi="宋体" w:eastAsia="宋体"/>
                <w:szCs w:val="21"/>
              </w:rPr>
              <w:t>查看硬件测评</w:t>
            </w:r>
          </w:p>
        </w:tc>
        <w:tc>
          <w:tcPr>
            <w:tcW w:w="6287" w:type="dxa"/>
          </w:tcPr>
          <w:p w14:paraId="7B3B500B">
            <w:pPr>
              <w:pStyle w:val="20"/>
              <w:ind w:firstLine="0" w:firstLineChars="0"/>
              <w:rPr>
                <w:rFonts w:hint="eastAsia" w:ascii="宋体" w:hAnsi="宋体" w:eastAsia="宋体"/>
              </w:rPr>
            </w:pPr>
            <w:r>
              <w:rPr>
                <w:rFonts w:hint="eastAsia"/>
              </w:rPr>
              <w:t>用户和管理员可以查看已通过审核的硬件测评</w:t>
            </w:r>
          </w:p>
        </w:tc>
      </w:tr>
      <w:tr w14:paraId="2B6F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6706280">
            <w:pPr>
              <w:spacing w:line="360" w:lineRule="auto"/>
              <w:jc w:val="center"/>
              <w:rPr>
                <w:rFonts w:hint="eastAsia" w:ascii="宋体" w:hAnsi="宋体" w:eastAsia="宋体"/>
                <w:szCs w:val="21"/>
              </w:rPr>
            </w:pPr>
            <w:r>
              <w:rPr>
                <w:rFonts w:hint="eastAsia" w:ascii="宋体" w:hAnsi="宋体" w:eastAsia="宋体"/>
                <w:szCs w:val="21"/>
              </w:rPr>
              <w:t>审核硬件测评</w:t>
            </w:r>
          </w:p>
        </w:tc>
        <w:tc>
          <w:tcPr>
            <w:tcW w:w="6287" w:type="dxa"/>
          </w:tcPr>
          <w:p w14:paraId="307FA1D1">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管理员审核用户发布的硬件测评，可以选择通过或退回</w:t>
            </w:r>
          </w:p>
        </w:tc>
      </w:tr>
      <w:tr w14:paraId="02D2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E158F2">
            <w:pPr>
              <w:spacing w:line="360" w:lineRule="auto"/>
              <w:jc w:val="center"/>
              <w:rPr>
                <w:rFonts w:hint="eastAsia" w:ascii="宋体" w:hAnsi="宋体" w:eastAsia="宋体"/>
                <w:szCs w:val="21"/>
              </w:rPr>
            </w:pPr>
            <w:r>
              <w:rPr>
                <w:rFonts w:hint="eastAsia" w:ascii="宋体" w:hAnsi="宋体" w:eastAsia="宋体"/>
                <w:szCs w:val="21"/>
              </w:rPr>
              <w:t>删除硬件测评</w:t>
            </w:r>
          </w:p>
        </w:tc>
        <w:tc>
          <w:tcPr>
            <w:tcW w:w="6287" w:type="dxa"/>
          </w:tcPr>
          <w:p w14:paraId="4A1E2DE1">
            <w:pPr>
              <w:spacing w:line="360" w:lineRule="auto"/>
              <w:jc w:val="left"/>
              <w:rPr>
                <w:rFonts w:hint="eastAsia" w:ascii="宋体" w:hAnsi="宋体" w:eastAsia="宋体"/>
              </w:rPr>
            </w:pPr>
            <w:r>
              <w:rPr>
                <w:rFonts w:hint="eastAsia" w:ascii="宋体" w:hAnsi="宋体" w:eastAsia="宋体" w:cs="宋体"/>
                <w:szCs w:val="21"/>
                <w:shd w:val="clear" w:color="auto" w:fill="FFFFFF"/>
              </w:rPr>
              <w:t>发布该测评的用户或管理员可以删除硬件测评</w:t>
            </w:r>
          </w:p>
        </w:tc>
      </w:tr>
      <w:tr w14:paraId="47E0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162F12">
            <w:pPr>
              <w:spacing w:line="360" w:lineRule="auto"/>
              <w:jc w:val="center"/>
              <w:rPr>
                <w:rFonts w:hint="eastAsia" w:ascii="宋体" w:hAnsi="宋体" w:eastAsia="宋体"/>
                <w:szCs w:val="21"/>
              </w:rPr>
            </w:pPr>
            <w:r>
              <w:rPr>
                <w:rFonts w:hint="eastAsia" w:ascii="宋体" w:hAnsi="宋体" w:eastAsia="宋体"/>
                <w:szCs w:val="21"/>
              </w:rPr>
              <w:t>发表测评评论</w:t>
            </w:r>
          </w:p>
        </w:tc>
        <w:tc>
          <w:tcPr>
            <w:tcW w:w="6287" w:type="dxa"/>
          </w:tcPr>
          <w:p w14:paraId="5818BB8D">
            <w:pPr>
              <w:spacing w:line="360" w:lineRule="auto"/>
              <w:jc w:val="left"/>
              <w:rPr>
                <w:rFonts w:hint="eastAsia" w:ascii="宋体" w:hAnsi="宋体" w:eastAsia="宋体"/>
              </w:rPr>
            </w:pPr>
            <w:r>
              <w:rPr>
                <w:rFonts w:hint="eastAsia" w:ascii="宋体" w:hAnsi="宋体" w:eastAsia="宋体" w:cs="宋体"/>
                <w:szCs w:val="21"/>
                <w:shd w:val="clear" w:color="auto" w:fill="FFFFFF"/>
              </w:rPr>
              <w:t>用户可以在硬件测评下发表评论，交流使用心得或提问</w:t>
            </w:r>
          </w:p>
        </w:tc>
      </w:tr>
      <w:tr w14:paraId="59EE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8114C38">
            <w:pPr>
              <w:spacing w:line="360" w:lineRule="auto"/>
              <w:jc w:val="center"/>
              <w:rPr>
                <w:rFonts w:hint="eastAsia" w:ascii="宋体" w:hAnsi="宋体" w:eastAsia="宋体"/>
                <w:szCs w:val="21"/>
              </w:rPr>
            </w:pPr>
            <w:r>
              <w:rPr>
                <w:rFonts w:hint="eastAsia" w:ascii="宋体" w:hAnsi="宋体" w:eastAsia="宋体"/>
                <w:szCs w:val="21"/>
              </w:rPr>
              <w:t>查看测评评论</w:t>
            </w:r>
          </w:p>
        </w:tc>
        <w:tc>
          <w:tcPr>
            <w:tcW w:w="6287" w:type="dxa"/>
          </w:tcPr>
          <w:p w14:paraId="4AA5E92B">
            <w:pPr>
              <w:spacing w:line="360" w:lineRule="auto"/>
              <w:jc w:val="left"/>
              <w:rPr>
                <w:rFonts w:hint="eastAsia" w:ascii="宋体" w:hAnsi="宋体" w:eastAsia="宋体"/>
              </w:rPr>
            </w:pPr>
            <w:r>
              <w:rPr>
                <w:rFonts w:hint="eastAsia" w:ascii="宋体" w:hAnsi="宋体" w:eastAsia="宋体" w:cs="宋体"/>
                <w:szCs w:val="21"/>
                <w:shd w:val="clear" w:color="auto" w:fill="FFFFFF"/>
              </w:rPr>
              <w:t>用户查看其他人或自己发布过的测评评论</w:t>
            </w:r>
          </w:p>
        </w:tc>
      </w:tr>
      <w:tr w14:paraId="42D8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F3828C8">
            <w:pPr>
              <w:spacing w:line="360" w:lineRule="auto"/>
              <w:jc w:val="center"/>
              <w:rPr>
                <w:rFonts w:hint="eastAsia" w:ascii="宋体" w:hAnsi="宋体" w:eastAsia="宋体"/>
                <w:szCs w:val="21"/>
              </w:rPr>
            </w:pPr>
            <w:r>
              <w:rPr>
                <w:rFonts w:hint="eastAsia" w:ascii="宋体" w:hAnsi="宋体" w:eastAsia="宋体"/>
                <w:szCs w:val="21"/>
              </w:rPr>
              <w:t>审核测评评论</w:t>
            </w:r>
          </w:p>
        </w:tc>
        <w:tc>
          <w:tcPr>
            <w:tcW w:w="6287" w:type="dxa"/>
          </w:tcPr>
          <w:p w14:paraId="688148F6">
            <w:pPr>
              <w:spacing w:line="360" w:lineRule="auto"/>
              <w:jc w:val="left"/>
              <w:rPr>
                <w:rFonts w:hint="eastAsia" w:ascii="宋体" w:hAnsi="宋体" w:eastAsia="宋体"/>
              </w:rPr>
            </w:pPr>
            <w:r>
              <w:rPr>
                <w:rFonts w:hint="eastAsia" w:ascii="宋体" w:hAnsi="宋体" w:eastAsia="宋体" w:cs="宋体"/>
                <w:szCs w:val="21"/>
                <w:shd w:val="clear" w:color="auto" w:fill="FFFFFF"/>
              </w:rPr>
              <w:t>管理员审核用户发表的测评评论，可以选择通过或退回</w:t>
            </w:r>
          </w:p>
        </w:tc>
      </w:tr>
      <w:tr w14:paraId="65B3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698932D">
            <w:pPr>
              <w:spacing w:line="360" w:lineRule="auto"/>
              <w:jc w:val="center"/>
              <w:rPr>
                <w:rFonts w:hint="eastAsia" w:ascii="宋体" w:hAnsi="宋体" w:eastAsia="宋体"/>
                <w:szCs w:val="21"/>
              </w:rPr>
            </w:pPr>
            <w:r>
              <w:rPr>
                <w:rFonts w:hint="eastAsia" w:ascii="宋体" w:hAnsi="宋体" w:eastAsia="宋体"/>
                <w:szCs w:val="21"/>
              </w:rPr>
              <w:t>删除测评评论</w:t>
            </w:r>
          </w:p>
        </w:tc>
        <w:tc>
          <w:tcPr>
            <w:tcW w:w="6287" w:type="dxa"/>
          </w:tcPr>
          <w:p w14:paraId="7652E8A1">
            <w:pPr>
              <w:spacing w:line="360" w:lineRule="auto"/>
              <w:jc w:val="left"/>
              <w:rPr>
                <w:rFonts w:hint="eastAsia" w:ascii="宋体" w:hAnsi="宋体" w:eastAsia="宋体"/>
              </w:rPr>
            </w:pPr>
            <w:r>
              <w:rPr>
                <w:rFonts w:hint="eastAsia" w:ascii="宋体" w:hAnsi="宋体" w:eastAsia="宋体" w:cs="宋体"/>
                <w:szCs w:val="21"/>
                <w:shd w:val="clear" w:color="auto" w:fill="FFFFFF"/>
              </w:rPr>
              <w:t>发布该评论的用户或管理员可以删除测评评论</w:t>
            </w:r>
          </w:p>
        </w:tc>
      </w:tr>
    </w:tbl>
    <w:p w14:paraId="2F6AD88C"/>
    <w:p w14:paraId="31024A60">
      <w:pPr>
        <w:pStyle w:val="3"/>
      </w:pPr>
      <w:bookmarkStart w:id="7" w:name="_Toc149848659"/>
      <w:r>
        <w:rPr>
          <w:rFonts w:hint="eastAsia"/>
        </w:rPr>
        <w:t>4、参考文献</w:t>
      </w:r>
      <w:bookmarkEnd w:id="7"/>
    </w:p>
    <w:p w14:paraId="3FEC24B5">
      <w:pPr>
        <w:pStyle w:val="8"/>
        <w:widowControl/>
        <w:numPr>
          <w:ilvl w:val="0"/>
          <w:numId w:val="2"/>
        </w:numPr>
        <w:spacing w:before="160" w:beforeAutospacing="0" w:after="16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Ricci F, Rokach L, Shapira B. Recommender Systems Handbook[M]. 3rd ed. Springer US, 2022. </w:t>
      </w:r>
    </w:p>
    <w:p w14:paraId="614919CE">
      <w:pPr>
        <w:pStyle w:val="8"/>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[2] PCPartPicker. About PCPartPicker[EB/OL]. </w:t>
      </w:r>
      <w:r>
        <w:fldChar w:fldCharType="begin"/>
      </w:r>
      <w:r>
        <w:instrText xml:space="preserve"> HYPERLINK "https://pcpartpicker.com/about/" \t "https://chat.deepseek.com/a/chat/s/_blank" </w:instrText>
      </w:r>
      <w:r>
        <w:fldChar w:fldCharType="separate"/>
      </w:r>
      <w:r>
        <w:rPr>
          <w:rStyle w:val="14"/>
          <w:rFonts w:hint="eastAsia" w:ascii="宋体" w:hAnsi="宋体" w:eastAsia="宋体" w:cs="宋体"/>
          <w:color w:val="auto"/>
          <w:sz w:val="21"/>
          <w:szCs w:val="21"/>
          <w:u w:val="none"/>
          <w:shd w:val="clear" w:color="auto" w:fill="FFFFFF"/>
        </w:rPr>
        <w:t>https://pcpartpicker.com/about/</w:t>
      </w:r>
      <w:r>
        <w:rPr>
          <w:rStyle w:val="14"/>
          <w:rFonts w:hint="eastAsia" w:ascii="宋体" w:hAnsi="宋体" w:eastAsia="宋体" w:cs="宋体"/>
          <w:color w:val="auto"/>
          <w:sz w:val="21"/>
          <w:szCs w:val="21"/>
          <w:u w:val="none"/>
          <w:shd w:val="clear" w:color="auto" w:fill="FFFFFF"/>
        </w:rPr>
        <w:fldChar w:fldCharType="end"/>
      </w:r>
      <w:r>
        <w:rPr>
          <w:rFonts w:hint="eastAsia" w:ascii="宋体" w:hAnsi="宋体" w:eastAsia="宋体" w:cs="宋体"/>
          <w:sz w:val="21"/>
          <w:szCs w:val="21"/>
          <w:shd w:val="clear" w:color="auto" w:fill="FFFFFF"/>
        </w:rPr>
        <w:t xml:space="preserve">. </w:t>
      </w:r>
    </w:p>
    <w:p w14:paraId="4C6FDCCF">
      <w:pPr>
        <w:pStyle w:val="8"/>
        <w:widowControl/>
        <w:spacing w:before="160" w:beforeAutospacing="0" w:after="160" w:afterAutospacing="0"/>
        <w:rPr>
          <w:rFonts w:hint="eastAsia" w:ascii="宋体" w:hAnsi="宋体" w:eastAsia="宋体" w:cs="宋体"/>
          <w:sz w:val="21"/>
          <w:szCs w:val="21"/>
        </w:rPr>
      </w:pPr>
      <w:r>
        <w:rPr>
          <w:rFonts w:hint="eastAsia" w:ascii="宋体" w:hAnsi="宋体" w:eastAsia="宋体" w:cs="宋体"/>
          <w:sz w:val="21"/>
          <w:szCs w:val="21"/>
          <w:shd w:val="clear" w:color="auto" w:fill="FFFFFF"/>
        </w:rPr>
        <w:t xml:space="preserve">[3] 刘建国, 周涛, 汪秉宏. 个性化推荐系统的研究进展[J]. 自然科学进展, 2009, 19(1): 1-15. </w:t>
      </w:r>
    </w:p>
    <w:p w14:paraId="7A76DD64">
      <w:pPr>
        <w:pStyle w:val="8"/>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 xml:space="preserve">[4] Zhang S, Yao L, Sun A, et al. Deep Learning based Recommender System: A Survey and New Perspectives[J]. ACM Computing Surveys (CSUR), 2019, 52(1): 1-38. </w:t>
      </w:r>
    </w:p>
    <w:p w14:paraId="3D18509F">
      <w:pPr>
        <w:pStyle w:val="8"/>
        <w:widowControl/>
        <w:spacing w:before="160" w:beforeAutospacing="0" w:afterAutospacing="0"/>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[5]齐治昌，谭庆平，宁洪：《软件工程》（第四版）</w:t>
      </w:r>
    </w:p>
    <w:p w14:paraId="68D9B103">
      <w:pPr>
        <w:pStyle w:val="20"/>
        <w:ind w:left="360" w:firstLine="0" w:firstLineChars="0"/>
      </w:pPr>
    </w:p>
    <w:p w14:paraId="0268A459">
      <w:pPr>
        <w:pStyle w:val="2"/>
        <w:rPr>
          <w:rFonts w:hint="eastAsia" w:ascii="华文中宋" w:hAnsi="华文中宋" w:eastAsia="华文中宋"/>
          <w:sz w:val="32"/>
          <w:szCs w:val="32"/>
        </w:rPr>
      </w:pPr>
      <w:bookmarkStart w:id="8" w:name="_Toc149848660"/>
      <w:r>
        <w:rPr>
          <w:rFonts w:hint="eastAsia" w:ascii="华文中宋" w:hAnsi="华文中宋" w:eastAsia="华文中宋"/>
          <w:sz w:val="32"/>
          <w:szCs w:val="32"/>
        </w:rPr>
        <w:t>二、系统结构模型</w:t>
      </w:r>
      <w:bookmarkEnd w:id="8"/>
    </w:p>
    <w:p w14:paraId="03759F29">
      <w:pPr>
        <w:pStyle w:val="3"/>
      </w:pPr>
      <w:bookmarkStart w:id="9" w:name="_Toc149848661"/>
      <w:r>
        <w:rPr>
          <w:rFonts w:hint="eastAsia"/>
        </w:rPr>
        <w:t>1、初始对象表</w:t>
      </w:r>
      <w:bookmarkEnd w:id="9"/>
    </w:p>
    <w:p w14:paraId="52679D8B">
      <w:r>
        <w:drawing>
          <wp:inline distT="0" distB="0" distL="0" distR="0">
            <wp:extent cx="5668010" cy="2919095"/>
            <wp:effectExtent l="0" t="0" r="8890" b="0"/>
            <wp:docPr id="880273574"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3574" name="图片 1" descr="图片包含 图表&#10;&#10;AI 生成的内容可能不正确。"/>
                    <pic:cNvPicPr>
                      <a:picLocks noChangeAspect="1"/>
                    </pic:cNvPicPr>
                  </pic:nvPicPr>
                  <pic:blipFill>
                    <a:blip r:embed="rId7"/>
                    <a:stretch>
                      <a:fillRect/>
                    </a:stretch>
                  </pic:blipFill>
                  <pic:spPr>
                    <a:xfrm>
                      <a:off x="0" y="0"/>
                      <a:ext cx="5677063" cy="2923967"/>
                    </a:xfrm>
                    <a:prstGeom prst="rect">
                      <a:avLst/>
                    </a:prstGeom>
                  </pic:spPr>
                </pic:pic>
              </a:graphicData>
            </a:graphic>
          </wp:inline>
        </w:drawing>
      </w:r>
    </w:p>
    <w:p w14:paraId="6C13D06D">
      <w:pPr>
        <w:spacing w:line="360" w:lineRule="auto"/>
        <w:jc w:val="center"/>
        <w:rPr>
          <w:rFonts w:hint="eastAsia" w:ascii="宋体" w:hAnsi="宋体" w:eastAsia="宋体"/>
          <w:szCs w:val="21"/>
        </w:rPr>
      </w:pPr>
      <w:r>
        <w:rPr>
          <w:rFonts w:ascii="宋体" w:hAnsi="宋体" w:eastAsia="宋体"/>
          <w:szCs w:val="21"/>
        </w:rPr>
        <w:t>初始对象/类表：</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39A0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4F2FC894">
            <w:pPr>
              <w:spacing w:line="360" w:lineRule="auto"/>
              <w:jc w:val="center"/>
              <w:rPr>
                <w:rFonts w:hint="eastAsia" w:ascii="宋体" w:hAnsi="宋体" w:eastAsia="宋体"/>
                <w:szCs w:val="21"/>
              </w:rPr>
            </w:pPr>
            <w:r>
              <w:rPr>
                <w:rFonts w:ascii="宋体" w:hAnsi="宋体" w:eastAsia="宋体"/>
                <w:szCs w:val="21"/>
              </w:rPr>
              <w:t>可能的类</w:t>
            </w:r>
          </w:p>
        </w:tc>
        <w:tc>
          <w:tcPr>
            <w:tcW w:w="2268" w:type="dxa"/>
            <w:vAlign w:val="center"/>
          </w:tcPr>
          <w:p w14:paraId="772EADA7">
            <w:pPr>
              <w:spacing w:line="360" w:lineRule="auto"/>
              <w:jc w:val="center"/>
              <w:rPr>
                <w:rFonts w:hint="eastAsia" w:ascii="宋体" w:hAnsi="宋体" w:eastAsia="宋体"/>
                <w:szCs w:val="21"/>
              </w:rPr>
            </w:pPr>
            <w:r>
              <w:rPr>
                <w:rFonts w:ascii="宋体" w:hAnsi="宋体" w:eastAsia="宋体"/>
                <w:szCs w:val="21"/>
              </w:rPr>
              <w:t>英文类名</w:t>
            </w:r>
          </w:p>
        </w:tc>
        <w:tc>
          <w:tcPr>
            <w:tcW w:w="4728" w:type="dxa"/>
            <w:vAlign w:val="center"/>
          </w:tcPr>
          <w:p w14:paraId="54C8E258">
            <w:pPr>
              <w:spacing w:line="360" w:lineRule="auto"/>
              <w:jc w:val="center"/>
              <w:rPr>
                <w:rFonts w:hint="eastAsia" w:ascii="宋体" w:hAnsi="宋体" w:eastAsia="宋体"/>
                <w:szCs w:val="21"/>
              </w:rPr>
            </w:pPr>
            <w:r>
              <w:rPr>
                <w:rFonts w:ascii="宋体" w:hAnsi="宋体" w:eastAsia="宋体"/>
                <w:szCs w:val="21"/>
              </w:rPr>
              <w:t>简单描述</w:t>
            </w:r>
          </w:p>
        </w:tc>
      </w:tr>
      <w:tr w14:paraId="7D7B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4E489C5B">
            <w:pPr>
              <w:spacing w:line="360" w:lineRule="auto"/>
              <w:jc w:val="center"/>
              <w:rPr>
                <w:rFonts w:hint="eastAsia" w:ascii="宋体" w:hAnsi="宋体" w:eastAsia="宋体"/>
                <w:szCs w:val="21"/>
              </w:rPr>
            </w:pPr>
            <w:r>
              <w:rPr>
                <w:rFonts w:ascii="宋体" w:hAnsi="宋体" w:eastAsia="宋体"/>
                <w:szCs w:val="21"/>
              </w:rPr>
              <w:t>用户</w:t>
            </w:r>
          </w:p>
        </w:tc>
        <w:tc>
          <w:tcPr>
            <w:tcW w:w="2268" w:type="dxa"/>
            <w:vAlign w:val="center"/>
          </w:tcPr>
          <w:p w14:paraId="52A329A5">
            <w:pPr>
              <w:spacing w:line="360" w:lineRule="auto"/>
              <w:jc w:val="center"/>
              <w:rPr>
                <w:rFonts w:hint="eastAsia" w:ascii="宋体" w:hAnsi="宋体" w:eastAsia="宋体"/>
                <w:szCs w:val="21"/>
              </w:rPr>
            </w:pPr>
            <w:r>
              <w:rPr>
                <w:rFonts w:ascii="宋体" w:hAnsi="宋体" w:eastAsia="宋体"/>
                <w:szCs w:val="21"/>
              </w:rPr>
              <w:t>User</w:t>
            </w:r>
          </w:p>
        </w:tc>
        <w:tc>
          <w:tcPr>
            <w:tcW w:w="4728" w:type="dxa"/>
            <w:vAlign w:val="center"/>
          </w:tcPr>
          <w:p w14:paraId="58818FEF">
            <w:pPr>
              <w:spacing w:line="360" w:lineRule="auto"/>
              <w:jc w:val="center"/>
              <w:rPr>
                <w:rFonts w:hint="eastAsia" w:ascii="宋体" w:hAnsi="宋体" w:eastAsia="宋体"/>
                <w:szCs w:val="21"/>
              </w:rPr>
            </w:pPr>
            <w:r>
              <w:rPr>
                <w:rFonts w:hint="eastAsia" w:ascii="宋体" w:hAnsi="宋体" w:eastAsia="宋体"/>
                <w:szCs w:val="21"/>
              </w:rPr>
              <w:t>该类是管理员类、普通用户类的基类，用于提供两个类共有的属性和操作。</w:t>
            </w:r>
          </w:p>
        </w:tc>
      </w:tr>
      <w:tr w14:paraId="01D7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09DDDA20">
            <w:pPr>
              <w:spacing w:line="360" w:lineRule="auto"/>
              <w:jc w:val="center"/>
              <w:rPr>
                <w:rFonts w:hint="eastAsia" w:ascii="宋体" w:hAnsi="宋体" w:eastAsia="宋体"/>
                <w:szCs w:val="21"/>
              </w:rPr>
            </w:pPr>
            <w:r>
              <w:rPr>
                <w:rFonts w:hint="eastAsia" w:ascii="宋体" w:hAnsi="宋体" w:eastAsia="宋体"/>
                <w:szCs w:val="21"/>
              </w:rPr>
              <w:t>管理员</w:t>
            </w:r>
          </w:p>
        </w:tc>
        <w:tc>
          <w:tcPr>
            <w:tcW w:w="2268" w:type="dxa"/>
            <w:vAlign w:val="center"/>
          </w:tcPr>
          <w:p w14:paraId="1F05A650">
            <w:pPr>
              <w:spacing w:line="360" w:lineRule="auto"/>
              <w:jc w:val="center"/>
              <w:rPr>
                <w:rFonts w:hint="eastAsia" w:ascii="宋体" w:hAnsi="宋体" w:eastAsia="宋体"/>
                <w:szCs w:val="21"/>
              </w:rPr>
            </w:pPr>
            <w:r>
              <w:rPr>
                <w:rFonts w:hint="eastAsia" w:ascii="宋体" w:hAnsi="宋体" w:eastAsia="宋体"/>
                <w:szCs w:val="21"/>
              </w:rPr>
              <w:t>Administrator</w:t>
            </w:r>
          </w:p>
        </w:tc>
        <w:tc>
          <w:tcPr>
            <w:tcW w:w="4728" w:type="dxa"/>
            <w:vAlign w:val="center"/>
          </w:tcPr>
          <w:p w14:paraId="36CA16BE">
            <w:pPr>
              <w:spacing w:line="360" w:lineRule="auto"/>
              <w:jc w:val="center"/>
              <w:rPr>
                <w:rFonts w:hint="eastAsia" w:ascii="宋体" w:hAnsi="宋体" w:eastAsia="宋体"/>
                <w:szCs w:val="21"/>
              </w:rPr>
            </w:pPr>
            <w:r>
              <w:rPr>
                <w:rFonts w:hint="eastAsia" w:ascii="宋体" w:hAnsi="宋体" w:eastAsia="宋体"/>
                <w:szCs w:val="21"/>
              </w:rPr>
              <w:t>该类用于对管理员提供一系列信息及相关操作。</w:t>
            </w:r>
          </w:p>
        </w:tc>
      </w:tr>
      <w:tr w14:paraId="558E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926E3E9">
            <w:pPr>
              <w:spacing w:line="360" w:lineRule="auto"/>
              <w:jc w:val="center"/>
              <w:rPr>
                <w:rFonts w:hint="eastAsia" w:ascii="宋体" w:hAnsi="宋体" w:eastAsia="宋体"/>
                <w:szCs w:val="21"/>
              </w:rPr>
            </w:pPr>
            <w:r>
              <w:rPr>
                <w:rFonts w:hint="eastAsia" w:ascii="宋体" w:hAnsi="宋体" w:eastAsia="宋体"/>
                <w:szCs w:val="21"/>
              </w:rPr>
              <w:t>普通用户</w:t>
            </w:r>
          </w:p>
        </w:tc>
        <w:tc>
          <w:tcPr>
            <w:tcW w:w="2268" w:type="dxa"/>
            <w:vAlign w:val="center"/>
          </w:tcPr>
          <w:p w14:paraId="240235CB">
            <w:pPr>
              <w:spacing w:line="360" w:lineRule="auto"/>
              <w:jc w:val="center"/>
              <w:rPr>
                <w:rFonts w:hint="eastAsia" w:ascii="宋体" w:hAnsi="宋体" w:eastAsia="宋体"/>
                <w:szCs w:val="21"/>
              </w:rPr>
            </w:pPr>
            <w:r>
              <w:rPr>
                <w:rFonts w:hint="eastAsia" w:ascii="宋体" w:hAnsi="宋体" w:eastAsia="宋体"/>
                <w:szCs w:val="21"/>
              </w:rPr>
              <w:t>O</w:t>
            </w:r>
            <w:r>
              <w:rPr>
                <w:rFonts w:ascii="宋体" w:hAnsi="宋体" w:eastAsia="宋体"/>
                <w:szCs w:val="21"/>
              </w:rPr>
              <w:t>rdinary</w:t>
            </w:r>
            <w:r>
              <w:rPr>
                <w:rFonts w:hint="eastAsia" w:ascii="宋体" w:hAnsi="宋体" w:eastAsia="宋体"/>
                <w:szCs w:val="21"/>
              </w:rPr>
              <w:t>User</w:t>
            </w:r>
          </w:p>
        </w:tc>
        <w:tc>
          <w:tcPr>
            <w:tcW w:w="4728" w:type="dxa"/>
            <w:vAlign w:val="center"/>
          </w:tcPr>
          <w:p w14:paraId="03D6768E">
            <w:pPr>
              <w:spacing w:line="360" w:lineRule="auto"/>
              <w:jc w:val="center"/>
              <w:rPr>
                <w:rFonts w:hint="eastAsia" w:ascii="宋体" w:hAnsi="宋体" w:eastAsia="宋体"/>
                <w:szCs w:val="21"/>
              </w:rPr>
            </w:pPr>
            <w:r>
              <w:rPr>
                <w:rFonts w:hint="eastAsia" w:ascii="宋体" w:hAnsi="宋体" w:eastAsia="宋体"/>
                <w:szCs w:val="21"/>
              </w:rPr>
              <w:t>该类为普通用户，可以查看硬件信息、收藏硬件信息、发表硬件测评、发表测评评论等操作。</w:t>
            </w:r>
          </w:p>
        </w:tc>
      </w:tr>
      <w:tr w14:paraId="0044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63AE720B">
            <w:pPr>
              <w:spacing w:line="360" w:lineRule="auto"/>
              <w:jc w:val="center"/>
              <w:rPr>
                <w:rFonts w:hint="eastAsia" w:ascii="宋体" w:hAnsi="宋体" w:eastAsia="宋体"/>
                <w:szCs w:val="21"/>
              </w:rPr>
            </w:pPr>
            <w:r>
              <w:rPr>
                <w:rFonts w:hint="eastAsia" w:ascii="宋体" w:hAnsi="宋体" w:eastAsia="宋体"/>
                <w:szCs w:val="21"/>
              </w:rPr>
              <w:t>硬件信息类</w:t>
            </w:r>
          </w:p>
        </w:tc>
        <w:tc>
          <w:tcPr>
            <w:tcW w:w="2268" w:type="dxa"/>
            <w:vAlign w:val="center"/>
          </w:tcPr>
          <w:p w14:paraId="365A0124">
            <w:pPr>
              <w:spacing w:line="360" w:lineRule="auto"/>
              <w:jc w:val="center"/>
              <w:rPr>
                <w:rFonts w:hint="eastAsia" w:ascii="宋体" w:hAnsi="宋体" w:eastAsia="宋体"/>
                <w:szCs w:val="21"/>
              </w:rPr>
            </w:pPr>
            <w:r>
              <w:rPr>
                <w:rFonts w:hint="eastAsia" w:ascii="宋体" w:hAnsi="宋体" w:eastAsia="宋体"/>
                <w:szCs w:val="21"/>
              </w:rPr>
              <w:t>Hardware_Inf</w:t>
            </w:r>
          </w:p>
        </w:tc>
        <w:tc>
          <w:tcPr>
            <w:tcW w:w="4728" w:type="dxa"/>
            <w:vAlign w:val="center"/>
          </w:tcPr>
          <w:p w14:paraId="35EA8032">
            <w:pPr>
              <w:spacing w:line="360" w:lineRule="auto"/>
              <w:jc w:val="center"/>
              <w:rPr>
                <w:rFonts w:hint="eastAsia" w:ascii="宋体" w:hAnsi="宋体" w:eastAsia="宋体"/>
                <w:szCs w:val="21"/>
              </w:rPr>
            </w:pPr>
            <w:r>
              <w:rPr>
                <w:rFonts w:hint="eastAsia" w:ascii="宋体" w:hAnsi="宋体" w:eastAsia="宋体"/>
                <w:szCs w:val="21"/>
              </w:rPr>
              <w:t>该类用于管理员发布硬件信息</w:t>
            </w:r>
          </w:p>
        </w:tc>
      </w:tr>
      <w:tr w14:paraId="1524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69B56BD7">
            <w:pPr>
              <w:spacing w:line="360" w:lineRule="auto"/>
              <w:jc w:val="center"/>
              <w:rPr>
                <w:rFonts w:hint="eastAsia" w:ascii="宋体" w:hAnsi="宋体" w:eastAsia="宋体"/>
                <w:szCs w:val="21"/>
              </w:rPr>
            </w:pPr>
            <w:r>
              <w:rPr>
                <w:rFonts w:hint="eastAsia" w:ascii="宋体" w:hAnsi="宋体" w:eastAsia="宋体"/>
                <w:szCs w:val="21"/>
              </w:rPr>
              <w:t>测评类</w:t>
            </w:r>
          </w:p>
        </w:tc>
        <w:tc>
          <w:tcPr>
            <w:tcW w:w="2268" w:type="dxa"/>
            <w:vAlign w:val="center"/>
          </w:tcPr>
          <w:p w14:paraId="6FF6F42A">
            <w:pPr>
              <w:spacing w:line="360" w:lineRule="auto"/>
              <w:jc w:val="center"/>
              <w:rPr>
                <w:rFonts w:hint="eastAsia" w:ascii="宋体" w:hAnsi="宋体" w:eastAsia="宋体"/>
                <w:szCs w:val="21"/>
              </w:rPr>
            </w:pPr>
            <w:r>
              <w:rPr>
                <w:rFonts w:hint="eastAsia" w:ascii="宋体" w:hAnsi="宋体" w:eastAsia="宋体"/>
                <w:szCs w:val="21"/>
              </w:rPr>
              <w:t>Evaluation</w:t>
            </w:r>
          </w:p>
        </w:tc>
        <w:tc>
          <w:tcPr>
            <w:tcW w:w="4728" w:type="dxa"/>
            <w:vAlign w:val="center"/>
          </w:tcPr>
          <w:p w14:paraId="7001EE69">
            <w:pPr>
              <w:spacing w:line="360" w:lineRule="auto"/>
              <w:jc w:val="center"/>
              <w:rPr>
                <w:rFonts w:hint="eastAsia" w:ascii="宋体" w:hAnsi="宋体" w:eastAsia="宋体"/>
                <w:szCs w:val="21"/>
              </w:rPr>
            </w:pPr>
            <w:r>
              <w:rPr>
                <w:rFonts w:hint="eastAsia" w:ascii="宋体" w:hAnsi="宋体" w:eastAsia="宋体"/>
                <w:szCs w:val="21"/>
              </w:rPr>
              <w:t>该类用于用户发布硬件测评</w:t>
            </w:r>
          </w:p>
        </w:tc>
      </w:tr>
      <w:tr w14:paraId="478A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2456C400">
            <w:pPr>
              <w:spacing w:line="360" w:lineRule="auto"/>
              <w:jc w:val="center"/>
              <w:rPr>
                <w:rFonts w:hint="eastAsia" w:ascii="宋体" w:hAnsi="宋体" w:eastAsia="宋体"/>
                <w:szCs w:val="21"/>
              </w:rPr>
            </w:pPr>
            <w:r>
              <w:rPr>
                <w:rFonts w:hint="eastAsia" w:ascii="宋体" w:hAnsi="宋体" w:eastAsia="宋体"/>
                <w:szCs w:val="21"/>
              </w:rPr>
              <w:t>评论类</w:t>
            </w:r>
          </w:p>
        </w:tc>
        <w:tc>
          <w:tcPr>
            <w:tcW w:w="2268" w:type="dxa"/>
            <w:vAlign w:val="center"/>
          </w:tcPr>
          <w:p w14:paraId="2FA9FFD4">
            <w:pPr>
              <w:spacing w:line="360" w:lineRule="auto"/>
              <w:jc w:val="center"/>
              <w:rPr>
                <w:rFonts w:hint="eastAsia" w:ascii="宋体" w:hAnsi="宋体" w:eastAsia="宋体"/>
                <w:szCs w:val="21"/>
              </w:rPr>
            </w:pPr>
            <w:r>
              <w:rPr>
                <w:rFonts w:hint="eastAsia" w:ascii="宋体" w:hAnsi="宋体" w:eastAsia="宋体"/>
                <w:szCs w:val="21"/>
              </w:rPr>
              <w:t>Comment</w:t>
            </w:r>
          </w:p>
        </w:tc>
        <w:tc>
          <w:tcPr>
            <w:tcW w:w="4728" w:type="dxa"/>
            <w:vAlign w:val="center"/>
          </w:tcPr>
          <w:p w14:paraId="27C83AF7">
            <w:pPr>
              <w:spacing w:line="360" w:lineRule="auto"/>
              <w:jc w:val="center"/>
              <w:rPr>
                <w:rFonts w:hint="eastAsia" w:ascii="宋体" w:hAnsi="宋体" w:eastAsia="宋体"/>
                <w:szCs w:val="21"/>
              </w:rPr>
            </w:pPr>
            <w:r>
              <w:rPr>
                <w:rFonts w:hint="eastAsia" w:ascii="宋体" w:hAnsi="宋体" w:eastAsia="宋体"/>
                <w:szCs w:val="21"/>
              </w:rPr>
              <w:t>该类用于用户发表测评评论</w:t>
            </w:r>
          </w:p>
        </w:tc>
      </w:tr>
      <w:tr w14:paraId="1B37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2C5E2E2">
            <w:pPr>
              <w:spacing w:line="360" w:lineRule="auto"/>
              <w:jc w:val="center"/>
              <w:rPr>
                <w:rFonts w:hint="eastAsia" w:ascii="宋体" w:hAnsi="宋体" w:eastAsia="宋体"/>
                <w:szCs w:val="21"/>
              </w:rPr>
            </w:pPr>
            <w:r>
              <w:rPr>
                <w:rFonts w:hint="eastAsia" w:ascii="宋体" w:hAnsi="宋体" w:eastAsia="宋体"/>
                <w:szCs w:val="21"/>
              </w:rPr>
              <w:t>收藏类</w:t>
            </w:r>
          </w:p>
        </w:tc>
        <w:tc>
          <w:tcPr>
            <w:tcW w:w="2268" w:type="dxa"/>
            <w:vAlign w:val="center"/>
          </w:tcPr>
          <w:p w14:paraId="6C9DCA38">
            <w:pPr>
              <w:spacing w:line="360" w:lineRule="auto"/>
              <w:jc w:val="center"/>
              <w:rPr>
                <w:rFonts w:hint="eastAsia" w:ascii="宋体" w:hAnsi="宋体" w:eastAsia="宋体"/>
                <w:szCs w:val="21"/>
              </w:rPr>
            </w:pPr>
            <w:r>
              <w:rPr>
                <w:rFonts w:hint="eastAsia" w:ascii="宋体" w:hAnsi="宋体" w:eastAsia="宋体"/>
                <w:szCs w:val="21"/>
              </w:rPr>
              <w:t>C</w:t>
            </w:r>
            <w:r>
              <w:rPr>
                <w:rFonts w:ascii="宋体" w:hAnsi="宋体" w:eastAsia="宋体"/>
                <w:szCs w:val="21"/>
              </w:rPr>
              <w:t>ollect</w:t>
            </w:r>
          </w:p>
        </w:tc>
        <w:tc>
          <w:tcPr>
            <w:tcW w:w="4728" w:type="dxa"/>
            <w:vAlign w:val="center"/>
          </w:tcPr>
          <w:p w14:paraId="7C63C98A">
            <w:pPr>
              <w:spacing w:line="360" w:lineRule="auto"/>
              <w:jc w:val="center"/>
              <w:rPr>
                <w:rFonts w:hint="eastAsia" w:ascii="宋体" w:hAnsi="宋体" w:eastAsia="宋体"/>
                <w:szCs w:val="21"/>
              </w:rPr>
            </w:pPr>
            <w:r>
              <w:rPr>
                <w:rFonts w:hint="eastAsia" w:ascii="宋体" w:hAnsi="宋体" w:eastAsia="宋体"/>
                <w:szCs w:val="21"/>
              </w:rPr>
              <w:t>该类用于用户对硬件信息的收藏</w:t>
            </w:r>
          </w:p>
        </w:tc>
      </w:tr>
      <w:tr w14:paraId="254A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0" w:author="胡天齐 [2]" w:date="2025-11-11T23:16:00Z"/>
        </w:trPr>
        <w:tc>
          <w:tcPr>
            <w:tcW w:w="1526" w:type="dxa"/>
            <w:vAlign w:val="center"/>
          </w:tcPr>
          <w:p w14:paraId="0A9387D1">
            <w:pPr>
              <w:spacing w:line="360" w:lineRule="auto"/>
              <w:jc w:val="center"/>
              <w:rPr>
                <w:ins w:id="1" w:author="胡天齐 [2]" w:date="2025-11-11T23:16:00Z"/>
                <w:rFonts w:hint="eastAsia" w:ascii="宋体" w:hAnsi="宋体" w:eastAsia="宋体"/>
                <w:szCs w:val="21"/>
              </w:rPr>
            </w:pPr>
            <w:ins w:id="2" w:author="胡天齐 [2]" w:date="2025-11-11T23:18:00Z">
              <w:r>
                <w:rPr>
                  <w:rFonts w:hint="eastAsia" w:ascii="宋体" w:hAnsi="宋体" w:eastAsia="宋体"/>
                  <w:szCs w:val="21"/>
                </w:rPr>
                <w:t>CPU类</w:t>
              </w:r>
            </w:ins>
          </w:p>
        </w:tc>
        <w:tc>
          <w:tcPr>
            <w:tcW w:w="2268" w:type="dxa"/>
            <w:vAlign w:val="center"/>
          </w:tcPr>
          <w:p w14:paraId="2E341909">
            <w:pPr>
              <w:spacing w:line="360" w:lineRule="auto"/>
              <w:jc w:val="center"/>
              <w:rPr>
                <w:ins w:id="3" w:author="胡天齐 [2]" w:date="2025-11-11T23:16:00Z"/>
                <w:rFonts w:hint="eastAsia" w:ascii="宋体" w:hAnsi="宋体" w:eastAsia="宋体"/>
                <w:szCs w:val="21"/>
              </w:rPr>
            </w:pPr>
            <w:ins w:id="4" w:author="胡天齐 [2]" w:date="2025-11-11T23:19:00Z">
              <w:r>
                <w:rPr>
                  <w:rFonts w:hint="eastAsia" w:ascii="宋体" w:hAnsi="宋体" w:eastAsia="宋体"/>
                  <w:szCs w:val="21"/>
                </w:rPr>
                <w:t>CPU_Inf</w:t>
              </w:r>
            </w:ins>
          </w:p>
        </w:tc>
        <w:tc>
          <w:tcPr>
            <w:tcW w:w="4728" w:type="dxa"/>
            <w:vAlign w:val="center"/>
          </w:tcPr>
          <w:p w14:paraId="1BB50B44">
            <w:pPr>
              <w:spacing w:line="360" w:lineRule="auto"/>
              <w:jc w:val="center"/>
              <w:rPr>
                <w:ins w:id="5" w:author="胡天齐 [2]" w:date="2025-11-11T23:16:00Z"/>
                <w:rFonts w:hint="eastAsia" w:ascii="宋体" w:hAnsi="宋体" w:eastAsia="宋体"/>
                <w:szCs w:val="21"/>
              </w:rPr>
            </w:pPr>
            <w:ins w:id="6" w:author="胡天齐 [2]" w:date="2025-11-11T23:23:00Z">
              <w:r>
                <w:rPr>
                  <w:rFonts w:hint="eastAsia" w:ascii="宋体" w:hAnsi="宋体" w:eastAsia="宋体"/>
                  <w:szCs w:val="21"/>
                </w:rPr>
                <w:t>该类用于存储硬件中的CPU</w:t>
              </w:r>
            </w:ins>
            <w:ins w:id="7" w:author="胡天齐 [2]" w:date="2025-11-11T23:25:00Z">
              <w:r>
                <w:rPr>
                  <w:rFonts w:hint="eastAsia" w:ascii="宋体" w:hAnsi="宋体" w:eastAsia="宋体"/>
                  <w:szCs w:val="21"/>
                </w:rPr>
                <w:t>参数</w:t>
              </w:r>
            </w:ins>
          </w:p>
        </w:tc>
      </w:tr>
      <w:tr w14:paraId="416F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 w:author="胡天齐 [2]" w:date="2025-11-11T23:16:00Z"/>
        </w:trPr>
        <w:tc>
          <w:tcPr>
            <w:tcW w:w="1526" w:type="dxa"/>
            <w:vAlign w:val="center"/>
          </w:tcPr>
          <w:p w14:paraId="03A7BF85">
            <w:pPr>
              <w:spacing w:line="360" w:lineRule="auto"/>
              <w:jc w:val="center"/>
              <w:rPr>
                <w:ins w:id="9" w:author="胡天齐 [2]" w:date="2025-11-11T23:16:00Z"/>
                <w:rFonts w:hint="eastAsia" w:ascii="宋体" w:hAnsi="宋体" w:eastAsia="宋体"/>
                <w:szCs w:val="21"/>
              </w:rPr>
            </w:pPr>
            <w:ins w:id="10" w:author="胡天齐 [2]" w:date="2025-11-11T23:18:00Z">
              <w:r>
                <w:rPr>
                  <w:rFonts w:hint="eastAsia" w:ascii="宋体" w:hAnsi="宋体" w:eastAsia="宋体"/>
                  <w:szCs w:val="21"/>
                </w:rPr>
                <w:t>散热器类</w:t>
              </w:r>
            </w:ins>
          </w:p>
        </w:tc>
        <w:tc>
          <w:tcPr>
            <w:tcW w:w="2268" w:type="dxa"/>
            <w:vAlign w:val="center"/>
          </w:tcPr>
          <w:p w14:paraId="4A63EBC8">
            <w:pPr>
              <w:spacing w:line="360" w:lineRule="auto"/>
              <w:jc w:val="center"/>
              <w:rPr>
                <w:ins w:id="11" w:author="胡天齐 [2]" w:date="2025-11-11T23:16:00Z"/>
                <w:rFonts w:hint="eastAsia" w:ascii="宋体" w:hAnsi="宋体" w:eastAsia="宋体"/>
                <w:szCs w:val="21"/>
              </w:rPr>
            </w:pPr>
            <w:ins w:id="12" w:author="胡天齐 [2]" w:date="2025-11-11T23:20:00Z">
              <w:r>
                <w:rPr>
                  <w:rFonts w:hint="eastAsia" w:ascii="宋体" w:hAnsi="宋体" w:eastAsia="宋体"/>
                  <w:szCs w:val="21"/>
                </w:rPr>
                <w:t>Cooler_Inf</w:t>
              </w:r>
            </w:ins>
          </w:p>
        </w:tc>
        <w:tc>
          <w:tcPr>
            <w:tcW w:w="4728" w:type="dxa"/>
            <w:vAlign w:val="center"/>
          </w:tcPr>
          <w:p w14:paraId="224133ED">
            <w:pPr>
              <w:spacing w:line="360" w:lineRule="auto"/>
              <w:jc w:val="center"/>
              <w:rPr>
                <w:ins w:id="13" w:author="胡天齐 [2]" w:date="2025-11-11T23:16:00Z"/>
                <w:rFonts w:hint="eastAsia" w:ascii="宋体" w:hAnsi="宋体" w:eastAsia="宋体"/>
                <w:szCs w:val="21"/>
              </w:rPr>
            </w:pPr>
            <w:ins w:id="14" w:author="胡天齐 [2]" w:date="2025-11-11T23:24:00Z">
              <w:r>
                <w:rPr>
                  <w:rFonts w:hint="eastAsia" w:ascii="宋体" w:hAnsi="宋体" w:eastAsia="宋体"/>
                  <w:szCs w:val="21"/>
                </w:rPr>
                <w:t>该类用于存储硬件中的散热器</w:t>
              </w:r>
            </w:ins>
            <w:ins w:id="15" w:author="胡天齐 [2]" w:date="2025-11-11T23:25:00Z">
              <w:r>
                <w:rPr>
                  <w:rFonts w:hint="eastAsia" w:ascii="宋体" w:hAnsi="宋体" w:eastAsia="宋体"/>
                  <w:szCs w:val="21"/>
                </w:rPr>
                <w:t>参数</w:t>
              </w:r>
            </w:ins>
          </w:p>
        </w:tc>
      </w:tr>
      <w:tr w14:paraId="22AA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6" w:author="胡天齐 [2]" w:date="2025-11-11T23:16:00Z"/>
        </w:trPr>
        <w:tc>
          <w:tcPr>
            <w:tcW w:w="1526" w:type="dxa"/>
            <w:vAlign w:val="center"/>
          </w:tcPr>
          <w:p w14:paraId="151E9370">
            <w:pPr>
              <w:spacing w:line="360" w:lineRule="auto"/>
              <w:jc w:val="center"/>
              <w:rPr>
                <w:ins w:id="17" w:author="胡天齐 [2]" w:date="2025-11-11T23:16:00Z"/>
                <w:rFonts w:hint="eastAsia" w:ascii="宋体" w:hAnsi="宋体" w:eastAsia="宋体"/>
                <w:szCs w:val="21"/>
              </w:rPr>
            </w:pPr>
            <w:ins w:id="18" w:author="胡天齐 [2]" w:date="2025-11-11T23:18:00Z">
              <w:r>
                <w:rPr>
                  <w:rFonts w:hint="eastAsia" w:ascii="宋体" w:hAnsi="宋体" w:eastAsia="宋体"/>
                  <w:szCs w:val="21"/>
                </w:rPr>
                <w:t>主板类</w:t>
              </w:r>
            </w:ins>
          </w:p>
        </w:tc>
        <w:tc>
          <w:tcPr>
            <w:tcW w:w="2268" w:type="dxa"/>
            <w:vAlign w:val="center"/>
          </w:tcPr>
          <w:p w14:paraId="76B21EC1">
            <w:pPr>
              <w:spacing w:line="360" w:lineRule="auto"/>
              <w:jc w:val="center"/>
              <w:rPr>
                <w:ins w:id="19" w:author="胡天齐 [2]" w:date="2025-11-11T23:16:00Z"/>
                <w:rFonts w:hint="eastAsia" w:ascii="宋体" w:hAnsi="宋体" w:eastAsia="宋体"/>
                <w:szCs w:val="21"/>
              </w:rPr>
            </w:pPr>
            <w:ins w:id="20" w:author="胡天齐 [2]" w:date="2025-11-11T23:20:00Z">
              <w:r>
                <w:rPr>
                  <w:rFonts w:hint="eastAsia" w:ascii="宋体" w:hAnsi="宋体" w:eastAsia="宋体"/>
                  <w:szCs w:val="21"/>
                </w:rPr>
                <w:t>Motherboard_Inf</w:t>
              </w:r>
            </w:ins>
          </w:p>
        </w:tc>
        <w:tc>
          <w:tcPr>
            <w:tcW w:w="4728" w:type="dxa"/>
            <w:vAlign w:val="center"/>
          </w:tcPr>
          <w:p w14:paraId="4A761D32">
            <w:pPr>
              <w:spacing w:line="360" w:lineRule="auto"/>
              <w:jc w:val="center"/>
              <w:rPr>
                <w:ins w:id="21" w:author="胡天齐 [2]" w:date="2025-11-11T23:16:00Z"/>
                <w:rFonts w:hint="eastAsia" w:ascii="宋体" w:hAnsi="宋体" w:eastAsia="宋体"/>
                <w:szCs w:val="21"/>
              </w:rPr>
            </w:pPr>
            <w:ins w:id="22" w:author="胡天齐 [2]" w:date="2025-11-11T23:24:00Z">
              <w:r>
                <w:rPr>
                  <w:rFonts w:hint="eastAsia" w:ascii="宋体" w:hAnsi="宋体" w:eastAsia="宋体"/>
                  <w:szCs w:val="21"/>
                </w:rPr>
                <w:t>该类用于存储硬件中的主板</w:t>
              </w:r>
            </w:ins>
            <w:ins w:id="23" w:author="胡天齐 [2]" w:date="2025-11-11T23:25:00Z">
              <w:r>
                <w:rPr>
                  <w:rFonts w:hint="eastAsia" w:ascii="宋体" w:hAnsi="宋体" w:eastAsia="宋体"/>
                  <w:szCs w:val="21"/>
                </w:rPr>
                <w:t>参数</w:t>
              </w:r>
            </w:ins>
          </w:p>
        </w:tc>
      </w:tr>
      <w:tr w14:paraId="40FC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 w:author="胡天齐 [2]" w:date="2025-11-11T23:16:00Z"/>
        </w:trPr>
        <w:tc>
          <w:tcPr>
            <w:tcW w:w="1526" w:type="dxa"/>
            <w:vAlign w:val="center"/>
          </w:tcPr>
          <w:p w14:paraId="3DB5D6AA">
            <w:pPr>
              <w:spacing w:line="360" w:lineRule="auto"/>
              <w:jc w:val="center"/>
              <w:rPr>
                <w:ins w:id="25" w:author="胡天齐 [2]" w:date="2025-11-11T23:16:00Z"/>
                <w:rFonts w:hint="eastAsia" w:ascii="宋体" w:hAnsi="宋体" w:eastAsia="宋体"/>
                <w:szCs w:val="21"/>
              </w:rPr>
            </w:pPr>
            <w:ins w:id="26" w:author="胡天齐 [2]" w:date="2025-11-11T23:18:00Z">
              <w:r>
                <w:rPr>
                  <w:rFonts w:hint="eastAsia" w:ascii="宋体" w:hAnsi="宋体" w:eastAsia="宋体"/>
                  <w:szCs w:val="21"/>
                </w:rPr>
                <w:t>内存类</w:t>
              </w:r>
            </w:ins>
          </w:p>
        </w:tc>
        <w:tc>
          <w:tcPr>
            <w:tcW w:w="2268" w:type="dxa"/>
            <w:vAlign w:val="center"/>
          </w:tcPr>
          <w:p w14:paraId="65ABF10D">
            <w:pPr>
              <w:spacing w:line="360" w:lineRule="auto"/>
              <w:jc w:val="center"/>
              <w:rPr>
                <w:ins w:id="27" w:author="胡天齐 [2]" w:date="2025-11-11T23:16:00Z"/>
                <w:rFonts w:hint="eastAsia" w:ascii="宋体" w:hAnsi="宋体" w:eastAsia="宋体"/>
                <w:szCs w:val="21"/>
              </w:rPr>
            </w:pPr>
            <w:ins w:id="28" w:author="胡天齐 [2]" w:date="2025-11-11T23:20:00Z">
              <w:r>
                <w:rPr>
                  <w:rFonts w:hint="eastAsia" w:ascii="宋体" w:hAnsi="宋体" w:eastAsia="宋体"/>
                  <w:szCs w:val="21"/>
                </w:rPr>
                <w:t>Memory_Inf</w:t>
              </w:r>
            </w:ins>
          </w:p>
        </w:tc>
        <w:tc>
          <w:tcPr>
            <w:tcW w:w="4728" w:type="dxa"/>
            <w:vAlign w:val="center"/>
          </w:tcPr>
          <w:p w14:paraId="00EA2891">
            <w:pPr>
              <w:spacing w:line="360" w:lineRule="auto"/>
              <w:jc w:val="center"/>
              <w:rPr>
                <w:ins w:id="29" w:author="胡天齐 [2]" w:date="2025-11-11T23:16:00Z"/>
                <w:rFonts w:hint="eastAsia" w:ascii="宋体" w:hAnsi="宋体" w:eastAsia="宋体"/>
                <w:szCs w:val="21"/>
              </w:rPr>
            </w:pPr>
            <w:ins w:id="30" w:author="胡天齐 [2]" w:date="2025-11-11T23:24:00Z">
              <w:r>
                <w:rPr>
                  <w:rFonts w:hint="eastAsia" w:ascii="宋体" w:hAnsi="宋体" w:eastAsia="宋体"/>
                  <w:szCs w:val="21"/>
                </w:rPr>
                <w:t>该类用于存储</w:t>
              </w:r>
            </w:ins>
            <w:ins w:id="31" w:author="胡天齐 [2]" w:date="2025-11-11T23:25:00Z">
              <w:r>
                <w:rPr>
                  <w:rFonts w:hint="eastAsia" w:ascii="宋体" w:hAnsi="宋体" w:eastAsia="宋体"/>
                  <w:szCs w:val="21"/>
                </w:rPr>
                <w:t>硬件中的内存参数</w:t>
              </w:r>
            </w:ins>
          </w:p>
        </w:tc>
      </w:tr>
      <w:tr w14:paraId="7A94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 w:author="胡天齐 [2]" w:date="2025-11-11T23:16:00Z"/>
        </w:trPr>
        <w:tc>
          <w:tcPr>
            <w:tcW w:w="1526" w:type="dxa"/>
            <w:vAlign w:val="center"/>
          </w:tcPr>
          <w:p w14:paraId="7630EEA9">
            <w:pPr>
              <w:spacing w:line="360" w:lineRule="auto"/>
              <w:jc w:val="center"/>
              <w:rPr>
                <w:ins w:id="33" w:author="胡天齐 [2]" w:date="2025-11-11T23:16:00Z"/>
                <w:rFonts w:hint="eastAsia" w:ascii="宋体" w:hAnsi="宋体" w:eastAsia="宋体"/>
                <w:szCs w:val="21"/>
              </w:rPr>
            </w:pPr>
            <w:ins w:id="34" w:author="胡天齐 [2]" w:date="2025-11-11T23:18:00Z">
              <w:r>
                <w:rPr>
                  <w:rFonts w:hint="eastAsia" w:ascii="宋体" w:hAnsi="宋体" w:eastAsia="宋体"/>
                  <w:szCs w:val="21"/>
                </w:rPr>
                <w:t>硬盘类</w:t>
              </w:r>
            </w:ins>
          </w:p>
        </w:tc>
        <w:tc>
          <w:tcPr>
            <w:tcW w:w="2268" w:type="dxa"/>
            <w:vAlign w:val="center"/>
          </w:tcPr>
          <w:p w14:paraId="38643A44">
            <w:pPr>
              <w:spacing w:line="360" w:lineRule="auto"/>
              <w:jc w:val="center"/>
              <w:rPr>
                <w:ins w:id="35" w:author="胡天齐 [2]" w:date="2025-11-11T23:16:00Z"/>
                <w:rFonts w:hint="eastAsia" w:ascii="宋体" w:hAnsi="宋体" w:eastAsia="宋体"/>
                <w:szCs w:val="21"/>
              </w:rPr>
            </w:pPr>
            <w:ins w:id="36" w:author="胡天齐 [2]" w:date="2025-11-11T23:20:00Z">
              <w:r>
                <w:rPr>
                  <w:rFonts w:hint="eastAsia" w:ascii="宋体" w:hAnsi="宋体" w:eastAsia="宋体"/>
                  <w:szCs w:val="21"/>
                </w:rPr>
                <w:t>HardDisk_Inf</w:t>
              </w:r>
            </w:ins>
          </w:p>
        </w:tc>
        <w:tc>
          <w:tcPr>
            <w:tcW w:w="4728" w:type="dxa"/>
            <w:vAlign w:val="center"/>
          </w:tcPr>
          <w:p w14:paraId="7450620D">
            <w:pPr>
              <w:spacing w:line="360" w:lineRule="auto"/>
              <w:jc w:val="center"/>
              <w:rPr>
                <w:ins w:id="37" w:author="胡天齐 [2]" w:date="2025-11-11T23:16:00Z"/>
                <w:rFonts w:hint="eastAsia" w:ascii="宋体" w:hAnsi="宋体" w:eastAsia="宋体"/>
                <w:szCs w:val="21"/>
              </w:rPr>
            </w:pPr>
            <w:ins w:id="38" w:author="胡天齐 [2]" w:date="2025-11-11T23:25:00Z">
              <w:r>
                <w:rPr>
                  <w:rFonts w:hint="eastAsia" w:ascii="宋体" w:hAnsi="宋体" w:eastAsia="宋体"/>
                  <w:szCs w:val="21"/>
                </w:rPr>
                <w:t>该类用于存储硬件中的硬盘参数</w:t>
              </w:r>
            </w:ins>
          </w:p>
        </w:tc>
      </w:tr>
      <w:tr w14:paraId="06D4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 w:author="胡天齐 [2]" w:date="2025-11-11T23:16:00Z"/>
        </w:trPr>
        <w:tc>
          <w:tcPr>
            <w:tcW w:w="1526" w:type="dxa"/>
            <w:vAlign w:val="center"/>
          </w:tcPr>
          <w:p w14:paraId="5C73D5EA">
            <w:pPr>
              <w:spacing w:line="360" w:lineRule="auto"/>
              <w:jc w:val="center"/>
              <w:rPr>
                <w:ins w:id="40" w:author="胡天齐 [2]" w:date="2025-11-11T23:16:00Z"/>
                <w:rFonts w:hint="eastAsia" w:ascii="宋体" w:hAnsi="宋体" w:eastAsia="宋体"/>
                <w:szCs w:val="21"/>
              </w:rPr>
            </w:pPr>
            <w:ins w:id="41" w:author="胡天齐 [2]" w:date="2025-11-11T23:18:00Z">
              <w:r>
                <w:rPr>
                  <w:rFonts w:hint="eastAsia" w:ascii="宋体" w:hAnsi="宋体" w:eastAsia="宋体"/>
                  <w:szCs w:val="21"/>
                </w:rPr>
                <w:t>显卡类</w:t>
              </w:r>
            </w:ins>
          </w:p>
        </w:tc>
        <w:tc>
          <w:tcPr>
            <w:tcW w:w="2268" w:type="dxa"/>
            <w:vAlign w:val="center"/>
          </w:tcPr>
          <w:p w14:paraId="4873DCC9">
            <w:pPr>
              <w:spacing w:line="360" w:lineRule="auto"/>
              <w:jc w:val="center"/>
              <w:rPr>
                <w:ins w:id="42" w:author="胡天齐 [2]" w:date="2025-11-11T23:16:00Z"/>
                <w:rFonts w:hint="eastAsia" w:ascii="宋体" w:hAnsi="宋体" w:eastAsia="宋体"/>
                <w:szCs w:val="21"/>
              </w:rPr>
            </w:pPr>
            <w:ins w:id="43" w:author="胡天齐 [2]" w:date="2025-11-11T23:21:00Z">
              <w:r>
                <w:rPr>
                  <w:rFonts w:hint="eastAsia" w:ascii="宋体" w:hAnsi="宋体" w:eastAsia="宋体"/>
                  <w:szCs w:val="21"/>
                </w:rPr>
                <w:t>GraphicsCard_Inf</w:t>
              </w:r>
            </w:ins>
          </w:p>
        </w:tc>
        <w:tc>
          <w:tcPr>
            <w:tcW w:w="4728" w:type="dxa"/>
            <w:vAlign w:val="center"/>
          </w:tcPr>
          <w:p w14:paraId="6FBC48F0">
            <w:pPr>
              <w:spacing w:line="360" w:lineRule="auto"/>
              <w:jc w:val="center"/>
              <w:rPr>
                <w:ins w:id="44" w:author="胡天齐 [2]" w:date="2025-11-11T23:16:00Z"/>
                <w:rFonts w:hint="eastAsia" w:ascii="宋体" w:hAnsi="宋体" w:eastAsia="宋体"/>
                <w:szCs w:val="21"/>
              </w:rPr>
            </w:pPr>
            <w:ins w:id="45" w:author="胡天齐 [2]" w:date="2025-11-11T23:26:00Z">
              <w:r>
                <w:rPr>
                  <w:rFonts w:hint="eastAsia" w:ascii="宋体" w:hAnsi="宋体" w:eastAsia="宋体"/>
                  <w:szCs w:val="21"/>
                </w:rPr>
                <w:t>该类用于存储硬件中的显卡参数</w:t>
              </w:r>
            </w:ins>
          </w:p>
        </w:tc>
      </w:tr>
      <w:tr w14:paraId="4424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 w:author="胡天齐 [2]" w:date="2025-11-11T23:16:00Z"/>
        </w:trPr>
        <w:tc>
          <w:tcPr>
            <w:tcW w:w="1526" w:type="dxa"/>
            <w:vAlign w:val="center"/>
          </w:tcPr>
          <w:p w14:paraId="266E3485">
            <w:pPr>
              <w:spacing w:line="360" w:lineRule="auto"/>
              <w:jc w:val="center"/>
              <w:rPr>
                <w:ins w:id="47" w:author="胡天齐 [2]" w:date="2025-11-11T23:16:00Z"/>
                <w:rFonts w:hint="eastAsia" w:ascii="宋体" w:hAnsi="宋体" w:eastAsia="宋体"/>
                <w:szCs w:val="21"/>
              </w:rPr>
            </w:pPr>
            <w:ins w:id="48" w:author="胡天齐 [2]" w:date="2025-11-11T23:19:00Z">
              <w:r>
                <w:rPr>
                  <w:rFonts w:hint="eastAsia" w:ascii="宋体" w:hAnsi="宋体" w:eastAsia="宋体"/>
                  <w:szCs w:val="21"/>
                </w:rPr>
                <w:t>机箱类</w:t>
              </w:r>
            </w:ins>
          </w:p>
        </w:tc>
        <w:tc>
          <w:tcPr>
            <w:tcW w:w="2268" w:type="dxa"/>
            <w:vAlign w:val="center"/>
          </w:tcPr>
          <w:p w14:paraId="280DA269">
            <w:pPr>
              <w:spacing w:line="360" w:lineRule="auto"/>
              <w:jc w:val="center"/>
              <w:rPr>
                <w:ins w:id="49" w:author="胡天齐 [2]" w:date="2025-11-11T23:16:00Z"/>
                <w:rFonts w:hint="eastAsia" w:ascii="宋体" w:hAnsi="宋体" w:eastAsia="宋体"/>
                <w:szCs w:val="21"/>
              </w:rPr>
            </w:pPr>
            <w:ins w:id="50" w:author="胡天齐 [2]" w:date="2025-11-11T23:21:00Z">
              <w:r>
                <w:rPr>
                  <w:rFonts w:hint="eastAsia" w:ascii="宋体" w:hAnsi="宋体" w:eastAsia="宋体"/>
                  <w:szCs w:val="21"/>
                </w:rPr>
                <w:t>Case_Inf</w:t>
              </w:r>
            </w:ins>
          </w:p>
        </w:tc>
        <w:tc>
          <w:tcPr>
            <w:tcW w:w="4728" w:type="dxa"/>
            <w:vAlign w:val="center"/>
          </w:tcPr>
          <w:p w14:paraId="3D954718">
            <w:pPr>
              <w:spacing w:line="360" w:lineRule="auto"/>
              <w:jc w:val="center"/>
              <w:rPr>
                <w:ins w:id="51" w:author="胡天齐 [2]" w:date="2025-11-11T23:16:00Z"/>
                <w:rFonts w:hint="eastAsia" w:ascii="宋体" w:hAnsi="宋体" w:eastAsia="宋体"/>
                <w:szCs w:val="21"/>
              </w:rPr>
            </w:pPr>
            <w:ins w:id="52" w:author="胡天齐 [2]" w:date="2025-11-11T23:26:00Z">
              <w:r>
                <w:rPr>
                  <w:rFonts w:hint="eastAsia" w:ascii="宋体" w:hAnsi="宋体" w:eastAsia="宋体"/>
                  <w:szCs w:val="21"/>
                </w:rPr>
                <w:t>该类用于存储硬件中的机箱参数</w:t>
              </w:r>
            </w:ins>
          </w:p>
        </w:tc>
      </w:tr>
      <w:tr w14:paraId="6CDD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3" w:author="胡天齐 [2]" w:date="2025-11-11T23:16:00Z"/>
        </w:trPr>
        <w:tc>
          <w:tcPr>
            <w:tcW w:w="1526" w:type="dxa"/>
            <w:vAlign w:val="center"/>
          </w:tcPr>
          <w:p w14:paraId="3A19779E">
            <w:pPr>
              <w:spacing w:line="360" w:lineRule="auto"/>
              <w:jc w:val="center"/>
              <w:rPr>
                <w:ins w:id="54" w:author="胡天齐 [2]" w:date="2025-11-11T23:16:00Z"/>
                <w:rFonts w:hint="eastAsia" w:ascii="宋体" w:hAnsi="宋体" w:eastAsia="宋体"/>
                <w:szCs w:val="21"/>
              </w:rPr>
            </w:pPr>
            <w:ins w:id="55" w:author="胡天齐 [2]" w:date="2025-11-11T23:19:00Z">
              <w:r>
                <w:rPr>
                  <w:rFonts w:hint="eastAsia" w:ascii="宋体" w:hAnsi="宋体" w:eastAsia="宋体"/>
                  <w:szCs w:val="21"/>
                </w:rPr>
                <w:t>电源类</w:t>
              </w:r>
            </w:ins>
          </w:p>
        </w:tc>
        <w:tc>
          <w:tcPr>
            <w:tcW w:w="2268" w:type="dxa"/>
            <w:vAlign w:val="center"/>
          </w:tcPr>
          <w:p w14:paraId="2C80D0D3">
            <w:pPr>
              <w:spacing w:line="360" w:lineRule="auto"/>
              <w:jc w:val="center"/>
              <w:rPr>
                <w:ins w:id="56" w:author="胡天齐 [2]" w:date="2025-11-11T23:16:00Z"/>
                <w:rFonts w:hint="eastAsia" w:ascii="宋体" w:hAnsi="宋体" w:eastAsia="宋体"/>
                <w:szCs w:val="21"/>
              </w:rPr>
            </w:pPr>
            <w:ins w:id="57" w:author="胡天齐 [2]" w:date="2025-11-11T23:21:00Z">
              <w:r>
                <w:rPr>
                  <w:rFonts w:hint="eastAsia" w:ascii="宋体" w:hAnsi="宋体" w:eastAsia="宋体"/>
                  <w:szCs w:val="21"/>
                </w:rPr>
                <w:t>PowerSupply_Inf</w:t>
              </w:r>
            </w:ins>
          </w:p>
        </w:tc>
        <w:tc>
          <w:tcPr>
            <w:tcW w:w="4728" w:type="dxa"/>
            <w:vAlign w:val="center"/>
          </w:tcPr>
          <w:p w14:paraId="4CBB3F78">
            <w:pPr>
              <w:spacing w:line="360" w:lineRule="auto"/>
              <w:jc w:val="center"/>
              <w:rPr>
                <w:ins w:id="58" w:author="胡天齐 [2]" w:date="2025-11-11T23:16:00Z"/>
                <w:rFonts w:hint="eastAsia" w:ascii="宋体" w:hAnsi="宋体" w:eastAsia="宋体"/>
                <w:szCs w:val="21"/>
              </w:rPr>
            </w:pPr>
            <w:ins w:id="59" w:author="胡天齐 [2]" w:date="2025-11-11T23:26:00Z">
              <w:r>
                <w:rPr>
                  <w:rFonts w:hint="eastAsia" w:ascii="宋体" w:hAnsi="宋体" w:eastAsia="宋体"/>
                  <w:szCs w:val="21"/>
                </w:rPr>
                <w:t>该类用于存储硬件中的电源参数</w:t>
              </w:r>
            </w:ins>
          </w:p>
        </w:tc>
      </w:tr>
      <w:tr w14:paraId="20BF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60" w:author="胡天齐 [2]" w:date="2025-11-11T23:16:00Z"/>
        </w:trPr>
        <w:tc>
          <w:tcPr>
            <w:tcW w:w="1526" w:type="dxa"/>
            <w:vAlign w:val="center"/>
          </w:tcPr>
          <w:p w14:paraId="38FF7ADE">
            <w:pPr>
              <w:spacing w:line="360" w:lineRule="auto"/>
              <w:jc w:val="center"/>
              <w:rPr>
                <w:ins w:id="61" w:author="胡天齐 [2]" w:date="2025-11-11T23:16:00Z"/>
                <w:rFonts w:hint="eastAsia" w:ascii="宋体" w:hAnsi="宋体" w:eastAsia="宋体"/>
                <w:szCs w:val="21"/>
              </w:rPr>
            </w:pPr>
            <w:ins w:id="62" w:author="胡天齐 [2]" w:date="2025-11-11T23:19:00Z">
              <w:r>
                <w:rPr>
                  <w:rFonts w:hint="eastAsia" w:ascii="宋体" w:hAnsi="宋体" w:eastAsia="宋体"/>
                  <w:szCs w:val="21"/>
                </w:rPr>
                <w:t>图片类</w:t>
              </w:r>
            </w:ins>
          </w:p>
        </w:tc>
        <w:tc>
          <w:tcPr>
            <w:tcW w:w="2268" w:type="dxa"/>
            <w:vAlign w:val="center"/>
          </w:tcPr>
          <w:p w14:paraId="3EBD6EDF">
            <w:pPr>
              <w:spacing w:line="360" w:lineRule="auto"/>
              <w:jc w:val="center"/>
              <w:rPr>
                <w:ins w:id="63" w:author="胡天齐 [2]" w:date="2025-11-11T23:16:00Z"/>
                <w:rFonts w:hint="eastAsia" w:ascii="宋体" w:hAnsi="宋体" w:eastAsia="宋体"/>
                <w:szCs w:val="21"/>
              </w:rPr>
            </w:pPr>
            <w:ins w:id="64" w:author="胡天齐 [2]" w:date="2025-11-11T23:22:00Z">
              <w:r>
                <w:rPr>
                  <w:rFonts w:hint="eastAsia" w:ascii="宋体" w:hAnsi="宋体" w:eastAsia="宋体" w:cs="宋体"/>
                  <w:szCs w:val="21"/>
                </w:rPr>
                <w:t>Media_Inf</w:t>
              </w:r>
            </w:ins>
          </w:p>
        </w:tc>
        <w:tc>
          <w:tcPr>
            <w:tcW w:w="4728" w:type="dxa"/>
            <w:vAlign w:val="center"/>
          </w:tcPr>
          <w:p w14:paraId="13A35A7E">
            <w:pPr>
              <w:spacing w:line="360" w:lineRule="auto"/>
              <w:jc w:val="center"/>
              <w:rPr>
                <w:ins w:id="65" w:author="胡天齐 [2]" w:date="2025-11-11T23:16:00Z"/>
                <w:rFonts w:hint="eastAsia" w:ascii="宋体" w:hAnsi="宋体" w:eastAsia="宋体"/>
                <w:szCs w:val="21"/>
              </w:rPr>
            </w:pPr>
            <w:ins w:id="66" w:author="胡天齐 [2]" w:date="2025-11-11T23:27:00Z">
              <w:r>
                <w:rPr>
                  <w:rFonts w:hint="eastAsia" w:ascii="宋体" w:hAnsi="宋体" w:eastAsia="宋体"/>
                  <w:szCs w:val="21"/>
                </w:rPr>
                <w:t>该类用于提供测评和评论的图片信息</w:t>
              </w:r>
            </w:ins>
          </w:p>
        </w:tc>
      </w:tr>
    </w:tbl>
    <w:p w14:paraId="1EFD36C1">
      <w:pPr>
        <w:spacing w:line="360" w:lineRule="auto"/>
        <w:jc w:val="center"/>
        <w:rPr>
          <w:rFonts w:hint="eastAsia" w:ascii="宋体" w:hAnsi="宋体" w:eastAsia="宋体"/>
          <w:szCs w:val="21"/>
        </w:rPr>
      </w:pPr>
    </w:p>
    <w:p w14:paraId="5ED74E34">
      <w:pPr>
        <w:pStyle w:val="3"/>
      </w:pPr>
      <w:bookmarkStart w:id="10" w:name="_Toc149848662"/>
      <w:r>
        <w:rPr>
          <w:rFonts w:hint="eastAsia"/>
        </w:rPr>
        <w:t>2、初始类图</w:t>
      </w:r>
      <w:bookmarkEnd w:id="10"/>
    </w:p>
    <w:p w14:paraId="04E01BDA">
      <w:r>
        <w:drawing>
          <wp:inline distT="0" distB="0" distL="0" distR="0">
            <wp:extent cx="5274310" cy="2625725"/>
            <wp:effectExtent l="0" t="0" r="2540" b="3175"/>
            <wp:docPr id="10763146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462" name="图片 1" descr="图示, 示意图&#10;&#10;AI 生成的内容可能不正确。"/>
                    <pic:cNvPicPr>
                      <a:picLocks noChangeAspect="1"/>
                    </pic:cNvPicPr>
                  </pic:nvPicPr>
                  <pic:blipFill>
                    <a:blip r:embed="rId8"/>
                    <a:stretch>
                      <a:fillRect/>
                    </a:stretch>
                  </pic:blipFill>
                  <pic:spPr>
                    <a:xfrm>
                      <a:off x="0" y="0"/>
                      <a:ext cx="5274310" cy="2625725"/>
                    </a:xfrm>
                    <a:prstGeom prst="rect">
                      <a:avLst/>
                    </a:prstGeom>
                  </pic:spPr>
                </pic:pic>
              </a:graphicData>
            </a:graphic>
          </wp:inline>
        </w:drawing>
      </w:r>
      <w:r>
        <w:t xml:space="preserve"> </w:t>
      </w:r>
      <w:ins w:id="67" w:author="毛毛妈" w:date="2025-11-07T09:24:00Z">
        <w:r>
          <w:rPr/>
          <w:drawing>
            <wp:inline distT="0" distB="0" distL="0" distR="0">
              <wp:extent cx="5274310" cy="3388995"/>
              <wp:effectExtent l="0" t="0" r="2540" b="1905"/>
              <wp:docPr id="143776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2424" name="图片 1"/>
                      <pic:cNvPicPr>
                        <a:picLocks noChangeAspect="1"/>
                      </pic:cNvPicPr>
                    </pic:nvPicPr>
                    <pic:blipFill>
                      <a:blip r:embed="rId9"/>
                      <a:stretch>
                        <a:fillRect/>
                      </a:stretch>
                    </pic:blipFill>
                    <pic:spPr>
                      <a:xfrm>
                        <a:off x="0" y="0"/>
                        <a:ext cx="5274310" cy="3388995"/>
                      </a:xfrm>
                      <a:prstGeom prst="rect">
                        <a:avLst/>
                      </a:prstGeom>
                    </pic:spPr>
                  </pic:pic>
                </a:graphicData>
              </a:graphic>
            </wp:inline>
          </w:drawing>
        </w:r>
      </w:ins>
    </w:p>
    <w:p w14:paraId="24993072">
      <w:pPr>
        <w:pStyle w:val="3"/>
      </w:pPr>
      <w:bookmarkStart w:id="11" w:name="_Toc149848663"/>
      <w:r>
        <w:rPr>
          <w:rFonts w:hint="eastAsia"/>
        </w:rPr>
        <w:t>3、细化类图</w:t>
      </w:r>
      <w:bookmarkEnd w:id="11"/>
    </w:p>
    <w:p w14:paraId="23E44C60">
      <w:pPr>
        <w:pStyle w:val="4"/>
        <w:rPr>
          <w:rFonts w:hint="eastAsia"/>
        </w:rPr>
      </w:pPr>
      <w:bookmarkStart w:id="12" w:name="_Toc149848664"/>
      <w:r>
        <w:rPr>
          <w:rFonts w:hint="eastAsia"/>
        </w:rPr>
        <w:t>3.1属性的识别</w:t>
      </w:r>
      <w:bookmarkEnd w:id="12"/>
    </w:p>
    <w:p w14:paraId="0852B2E1">
      <w:pPr>
        <w:spacing w:line="360" w:lineRule="auto"/>
        <w:jc w:val="left"/>
        <w:rPr>
          <w:rFonts w:hint="eastAsia" w:ascii="宋体" w:hAnsi="宋体" w:eastAsia="宋体"/>
          <w:szCs w:val="21"/>
        </w:rPr>
      </w:pPr>
      <w:r>
        <w:rPr>
          <w:rFonts w:hint="eastAsia" w:ascii="宋体" w:hAnsi="宋体" w:eastAsia="宋体"/>
          <w:szCs w:val="21"/>
        </w:rPr>
        <w:t>（注</w:t>
      </w:r>
      <w:r>
        <w:rPr>
          <w:rFonts w:ascii="宋体" w:hAnsi="宋体" w:eastAsia="宋体"/>
          <w:szCs w:val="21"/>
        </w:rPr>
        <w:t>：每个属性</w:t>
      </w:r>
      <w:r>
        <w:rPr>
          <w:rFonts w:hint="eastAsia" w:ascii="宋体" w:hAnsi="宋体" w:eastAsia="宋体"/>
          <w:szCs w:val="21"/>
        </w:rPr>
        <w:t>表中</w:t>
      </w:r>
      <w:r>
        <w:rPr>
          <w:rFonts w:ascii="宋体" w:hAnsi="宋体" w:eastAsia="宋体"/>
          <w:szCs w:val="21"/>
        </w:rPr>
        <w:t>的第一</w:t>
      </w:r>
      <w:r>
        <w:rPr>
          <w:rFonts w:hint="eastAsia" w:ascii="宋体" w:hAnsi="宋体" w:eastAsia="宋体"/>
          <w:szCs w:val="21"/>
        </w:rPr>
        <w:t>个</w:t>
      </w:r>
      <w:r>
        <w:rPr>
          <w:rFonts w:ascii="宋体" w:hAnsi="宋体" w:eastAsia="宋体"/>
          <w:szCs w:val="21"/>
        </w:rPr>
        <w:t>属性，</w:t>
      </w:r>
      <w:r>
        <w:rPr>
          <w:rFonts w:hint="eastAsia" w:ascii="宋体" w:hAnsi="宋体" w:eastAsia="宋体"/>
          <w:szCs w:val="21"/>
        </w:rPr>
        <w:t>作为</w:t>
      </w:r>
      <w:r>
        <w:rPr>
          <w:rFonts w:ascii="宋体" w:hAnsi="宋体" w:eastAsia="宋体"/>
          <w:szCs w:val="21"/>
        </w:rPr>
        <w:t>primary key）</w:t>
      </w:r>
    </w:p>
    <w:p w14:paraId="67A51776">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4381ECC6">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6A6538C6">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10"/>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3230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84003C2">
            <w:pPr>
              <w:spacing w:line="360" w:lineRule="auto"/>
              <w:jc w:val="center"/>
              <w:rPr>
                <w:rFonts w:hint="eastAsia" w:ascii="宋体" w:hAnsi="宋体" w:eastAsia="宋体" w:cs="宋体"/>
                <w:szCs w:val="21"/>
              </w:rPr>
            </w:pPr>
            <w:r>
              <w:rPr>
                <w:rFonts w:hint="eastAsia" w:ascii="宋体" w:hAnsi="宋体" w:eastAsia="宋体" w:cs="宋体"/>
                <w:szCs w:val="21"/>
              </w:rPr>
              <w:t>中文名</w:t>
            </w:r>
          </w:p>
        </w:tc>
        <w:tc>
          <w:tcPr>
            <w:tcW w:w="2277" w:type="dxa"/>
          </w:tcPr>
          <w:p w14:paraId="5ADCFEAB">
            <w:pPr>
              <w:spacing w:line="360" w:lineRule="auto"/>
              <w:jc w:val="center"/>
              <w:rPr>
                <w:rFonts w:hint="eastAsia" w:ascii="宋体" w:hAnsi="宋体" w:eastAsia="宋体" w:cs="宋体"/>
                <w:szCs w:val="21"/>
              </w:rPr>
            </w:pPr>
            <w:r>
              <w:rPr>
                <w:rFonts w:hint="eastAsia" w:ascii="宋体" w:hAnsi="宋体" w:eastAsia="宋体" w:cs="宋体"/>
                <w:szCs w:val="21"/>
              </w:rPr>
              <w:t>英文名</w:t>
            </w:r>
          </w:p>
        </w:tc>
        <w:tc>
          <w:tcPr>
            <w:tcW w:w="2335" w:type="dxa"/>
          </w:tcPr>
          <w:p w14:paraId="6B22D41D">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r>
      <w:tr w14:paraId="1775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25D27B1">
            <w:pPr>
              <w:spacing w:line="360" w:lineRule="auto"/>
              <w:jc w:val="center"/>
              <w:rPr>
                <w:rFonts w:hint="eastAsia" w:ascii="宋体" w:hAnsi="宋体" w:eastAsia="宋体" w:cs="宋体"/>
                <w:szCs w:val="21"/>
              </w:rPr>
            </w:pPr>
            <w:r>
              <w:rPr>
                <w:rFonts w:hint="eastAsia" w:ascii="宋体" w:hAnsi="宋体" w:eastAsia="宋体" w:cs="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4AC851D2">
            <w:pPr>
              <w:spacing w:line="360" w:lineRule="auto"/>
              <w:jc w:val="center"/>
              <w:rPr>
                <w:rFonts w:hint="eastAsia" w:ascii="宋体" w:hAnsi="宋体" w:eastAsia="宋体" w:cs="宋体"/>
                <w:szCs w:val="21"/>
              </w:rPr>
            </w:pPr>
            <w:r>
              <w:rPr>
                <w:rFonts w:hint="eastAsia" w:ascii="宋体" w:hAnsi="宋体" w:eastAsia="宋体" w:cs="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01F7B8B1">
            <w:pPr>
              <w:spacing w:line="360" w:lineRule="auto"/>
              <w:jc w:val="center"/>
              <w:rPr>
                <w:rFonts w:hint="eastAsia" w:ascii="宋体" w:hAnsi="宋体" w:eastAsia="宋体" w:cs="宋体"/>
                <w:szCs w:val="21"/>
              </w:rPr>
            </w:pPr>
            <w:r>
              <w:rPr>
                <w:rFonts w:hint="eastAsia" w:ascii="宋体" w:hAnsi="宋体" w:eastAsia="宋体" w:cs="宋体"/>
                <w:szCs w:val="21"/>
              </w:rPr>
              <w:t>varchar</w:t>
            </w:r>
          </w:p>
        </w:tc>
      </w:tr>
      <w:tr w14:paraId="0E36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3A1C617">
            <w:pPr>
              <w:spacing w:line="360" w:lineRule="auto"/>
              <w:jc w:val="center"/>
              <w:rPr>
                <w:rFonts w:hint="eastAsia" w:ascii="宋体" w:hAnsi="宋体" w:eastAsia="宋体" w:cs="宋体"/>
                <w:szCs w:val="21"/>
              </w:rPr>
            </w:pPr>
            <w:r>
              <w:rPr>
                <w:rFonts w:hint="eastAsia" w:ascii="宋体" w:hAnsi="宋体" w:eastAsia="宋体" w:cs="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2039571E">
            <w:pPr>
              <w:spacing w:line="360" w:lineRule="auto"/>
              <w:jc w:val="center"/>
              <w:rPr>
                <w:rFonts w:hint="eastAsia" w:ascii="宋体" w:hAnsi="宋体" w:eastAsia="宋体" w:cs="宋体"/>
                <w:szCs w:val="21"/>
              </w:rPr>
            </w:pPr>
            <w:r>
              <w:rPr>
                <w:rFonts w:hint="eastAsia" w:ascii="宋体" w:hAnsi="宋体" w:eastAsia="宋体" w:cs="宋体"/>
                <w:szCs w:val="21"/>
              </w:rPr>
              <w:t>userPassword</w:t>
            </w:r>
          </w:p>
        </w:tc>
        <w:tc>
          <w:tcPr>
            <w:tcW w:w="2335" w:type="dxa"/>
            <w:tcBorders>
              <w:top w:val="single" w:color="auto" w:sz="4" w:space="0"/>
              <w:left w:val="single" w:color="auto" w:sz="4" w:space="0"/>
              <w:bottom w:val="single" w:color="auto" w:sz="4" w:space="0"/>
              <w:right w:val="single" w:color="auto" w:sz="4" w:space="0"/>
            </w:tcBorders>
          </w:tcPr>
          <w:p w14:paraId="52CFEFFD">
            <w:pPr>
              <w:spacing w:line="360" w:lineRule="auto"/>
              <w:jc w:val="center"/>
              <w:rPr>
                <w:rFonts w:hint="eastAsia" w:ascii="宋体" w:hAnsi="宋体" w:eastAsia="宋体" w:cs="宋体"/>
                <w:szCs w:val="21"/>
              </w:rPr>
            </w:pPr>
            <w:r>
              <w:rPr>
                <w:rFonts w:hint="eastAsia" w:ascii="宋体" w:hAnsi="宋体" w:eastAsia="宋体" w:cs="宋体"/>
                <w:szCs w:val="21"/>
              </w:rPr>
              <w:t>varchar</w:t>
            </w:r>
          </w:p>
        </w:tc>
      </w:tr>
    </w:tbl>
    <w:p w14:paraId="634FC6BC">
      <w:pPr>
        <w:spacing w:line="360" w:lineRule="auto"/>
        <w:rPr>
          <w:rFonts w:hint="eastAsia" w:ascii="宋体" w:hAnsi="宋体" w:eastAsia="宋体"/>
          <w:szCs w:val="21"/>
        </w:rPr>
      </w:pPr>
    </w:p>
    <w:p w14:paraId="0687FC28">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29E1468D">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425C55A8">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Administrator</w:t>
      </w:r>
      <w:r>
        <w:rPr>
          <w:rFonts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7157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6B4EDDFA">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4BA6B8C1">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560AA48C">
            <w:pPr>
              <w:spacing w:line="360" w:lineRule="auto"/>
              <w:jc w:val="center"/>
              <w:rPr>
                <w:rFonts w:hint="eastAsia" w:ascii="宋体" w:hAnsi="宋体" w:eastAsia="宋体"/>
                <w:szCs w:val="21"/>
              </w:rPr>
            </w:pPr>
            <w:r>
              <w:rPr>
                <w:rFonts w:ascii="宋体" w:hAnsi="宋体" w:eastAsia="宋体"/>
                <w:szCs w:val="21"/>
              </w:rPr>
              <w:t>数据类型</w:t>
            </w:r>
          </w:p>
        </w:tc>
      </w:tr>
      <w:tr w14:paraId="7274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40081BD5">
            <w:pPr>
              <w:spacing w:line="360" w:lineRule="auto"/>
              <w:jc w:val="center"/>
              <w:rPr>
                <w:rFonts w:hint="eastAsia" w:ascii="宋体" w:hAnsi="宋体" w:eastAsia="宋体"/>
                <w:szCs w:val="21"/>
              </w:rPr>
            </w:pPr>
            <w:r>
              <w:rPr>
                <w:rFonts w:hint="eastAsia" w:ascii="宋体" w:hAnsi="宋体" w:eastAsia="宋体" w:cs="宋体"/>
                <w:szCs w:val="21"/>
              </w:rPr>
              <w:t>用户ID</w:t>
            </w:r>
          </w:p>
        </w:tc>
        <w:tc>
          <w:tcPr>
            <w:tcW w:w="2277" w:type="dxa"/>
          </w:tcPr>
          <w:p w14:paraId="1220834A">
            <w:pPr>
              <w:spacing w:line="360" w:lineRule="auto"/>
              <w:jc w:val="center"/>
              <w:rPr>
                <w:rFonts w:hint="eastAsia" w:ascii="宋体" w:hAnsi="宋体" w:eastAsia="宋体"/>
                <w:szCs w:val="21"/>
              </w:rPr>
            </w:pPr>
            <w:r>
              <w:rPr>
                <w:rFonts w:hint="eastAsia" w:ascii="宋体" w:hAnsi="宋体" w:eastAsia="宋体" w:cs="宋体"/>
                <w:szCs w:val="21"/>
              </w:rPr>
              <w:t>userID</w:t>
            </w:r>
          </w:p>
        </w:tc>
        <w:tc>
          <w:tcPr>
            <w:tcW w:w="2335" w:type="dxa"/>
          </w:tcPr>
          <w:p w14:paraId="0459573F">
            <w:pPr>
              <w:spacing w:line="360" w:lineRule="auto"/>
              <w:jc w:val="center"/>
              <w:rPr>
                <w:rFonts w:hint="eastAsia" w:ascii="宋体" w:hAnsi="宋体" w:eastAsia="宋体"/>
                <w:szCs w:val="21"/>
              </w:rPr>
            </w:pPr>
            <w:r>
              <w:rPr>
                <w:rFonts w:hint="eastAsia" w:ascii="宋体" w:hAnsi="宋体" w:eastAsia="宋体" w:cs="宋体"/>
                <w:szCs w:val="21"/>
              </w:rPr>
              <w:t>varchar</w:t>
            </w:r>
          </w:p>
        </w:tc>
      </w:tr>
      <w:tr w14:paraId="6556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3B55507E">
            <w:pPr>
              <w:spacing w:line="360" w:lineRule="auto"/>
              <w:jc w:val="center"/>
              <w:rPr>
                <w:rFonts w:hint="eastAsia" w:ascii="宋体" w:hAnsi="宋体" w:eastAsia="宋体"/>
                <w:szCs w:val="21"/>
              </w:rPr>
            </w:pPr>
            <w:r>
              <w:rPr>
                <w:rFonts w:hint="eastAsia" w:ascii="宋体" w:hAnsi="宋体" w:eastAsia="宋体" w:cs="宋体"/>
                <w:szCs w:val="21"/>
              </w:rPr>
              <w:t>登录密码</w:t>
            </w:r>
          </w:p>
        </w:tc>
        <w:tc>
          <w:tcPr>
            <w:tcW w:w="2277" w:type="dxa"/>
          </w:tcPr>
          <w:p w14:paraId="52FDCD2F">
            <w:pPr>
              <w:spacing w:line="360" w:lineRule="auto"/>
              <w:jc w:val="center"/>
              <w:rPr>
                <w:rFonts w:hint="eastAsia" w:ascii="宋体" w:hAnsi="宋体" w:eastAsia="宋体"/>
                <w:szCs w:val="21"/>
              </w:rPr>
            </w:pPr>
            <w:r>
              <w:rPr>
                <w:rFonts w:hint="eastAsia" w:ascii="宋体" w:hAnsi="宋体" w:eastAsia="宋体" w:cs="宋体"/>
                <w:szCs w:val="21"/>
              </w:rPr>
              <w:t>userPassword</w:t>
            </w:r>
          </w:p>
        </w:tc>
        <w:tc>
          <w:tcPr>
            <w:tcW w:w="2335" w:type="dxa"/>
          </w:tcPr>
          <w:p w14:paraId="6DB574FD">
            <w:pPr>
              <w:spacing w:line="360" w:lineRule="auto"/>
              <w:jc w:val="center"/>
              <w:rPr>
                <w:rFonts w:hint="eastAsia" w:ascii="宋体" w:hAnsi="宋体" w:eastAsia="宋体"/>
                <w:szCs w:val="21"/>
              </w:rPr>
            </w:pPr>
            <w:r>
              <w:rPr>
                <w:rFonts w:hint="eastAsia" w:ascii="宋体" w:hAnsi="宋体" w:eastAsia="宋体" w:cs="宋体"/>
                <w:szCs w:val="21"/>
              </w:rPr>
              <w:t>varchar</w:t>
            </w:r>
          </w:p>
        </w:tc>
      </w:tr>
    </w:tbl>
    <w:p w14:paraId="2FDE7213">
      <w:pPr>
        <w:spacing w:line="360" w:lineRule="auto"/>
        <w:jc w:val="center"/>
        <w:rPr>
          <w:rFonts w:hint="eastAsia" w:ascii="宋体" w:hAnsi="宋体" w:eastAsia="宋体"/>
          <w:szCs w:val="21"/>
        </w:rPr>
      </w:pPr>
    </w:p>
    <w:p w14:paraId="03CB1F5E">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227F122C">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7FE8DE39">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r>
        <w:rPr>
          <w:rFonts w:hint="eastAsia" w:ascii="宋体" w:hAnsi="宋体" w:eastAsia="宋体"/>
          <w:szCs w:val="21"/>
        </w:rPr>
        <w:t>Ordinary</w:t>
      </w:r>
      <w:r>
        <w:rPr>
          <w:rFonts w:ascii="宋体" w:hAnsi="宋体" w:eastAsia="宋体"/>
          <w:szCs w:val="21"/>
        </w:rPr>
        <w:t>User类属性表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2AD5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067" w:type="dxa"/>
          </w:tcPr>
          <w:p w14:paraId="23A23269">
            <w:pPr>
              <w:spacing w:line="360" w:lineRule="auto"/>
              <w:jc w:val="center"/>
              <w:rPr>
                <w:rFonts w:hint="eastAsia" w:ascii="宋体" w:hAnsi="宋体" w:eastAsia="宋体" w:cs="宋体"/>
                <w:szCs w:val="21"/>
              </w:rPr>
            </w:pPr>
            <w:r>
              <w:rPr>
                <w:rFonts w:hint="eastAsia" w:ascii="宋体" w:hAnsi="宋体" w:eastAsia="宋体" w:cs="宋体"/>
                <w:szCs w:val="21"/>
              </w:rPr>
              <w:t>中文名</w:t>
            </w:r>
          </w:p>
        </w:tc>
        <w:tc>
          <w:tcPr>
            <w:tcW w:w="2611" w:type="dxa"/>
          </w:tcPr>
          <w:p w14:paraId="2074A9CF">
            <w:pPr>
              <w:spacing w:line="360" w:lineRule="auto"/>
              <w:jc w:val="center"/>
              <w:rPr>
                <w:rFonts w:hint="eastAsia" w:ascii="宋体" w:hAnsi="宋体" w:eastAsia="宋体" w:cs="宋体"/>
                <w:szCs w:val="21"/>
              </w:rPr>
            </w:pPr>
            <w:r>
              <w:rPr>
                <w:rFonts w:hint="eastAsia" w:ascii="宋体" w:hAnsi="宋体" w:eastAsia="宋体" w:cs="宋体"/>
                <w:szCs w:val="21"/>
              </w:rPr>
              <w:t>英文名</w:t>
            </w:r>
          </w:p>
        </w:tc>
        <w:tc>
          <w:tcPr>
            <w:tcW w:w="1766" w:type="dxa"/>
          </w:tcPr>
          <w:p w14:paraId="36A31E80">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r>
      <w:tr w14:paraId="7127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067" w:type="dxa"/>
          </w:tcPr>
          <w:p w14:paraId="6AE91F80">
            <w:pPr>
              <w:spacing w:line="360" w:lineRule="auto"/>
              <w:jc w:val="center"/>
              <w:rPr>
                <w:rFonts w:hint="eastAsia" w:ascii="宋体" w:hAnsi="宋体" w:eastAsia="宋体" w:cs="宋体"/>
                <w:szCs w:val="21"/>
              </w:rPr>
            </w:pPr>
            <w:r>
              <w:rPr>
                <w:rFonts w:hint="eastAsia" w:ascii="宋体" w:hAnsi="宋体" w:eastAsia="宋体" w:cs="宋体"/>
                <w:szCs w:val="21"/>
              </w:rPr>
              <w:t>用户ID</w:t>
            </w:r>
          </w:p>
        </w:tc>
        <w:tc>
          <w:tcPr>
            <w:tcW w:w="2611" w:type="dxa"/>
          </w:tcPr>
          <w:p w14:paraId="0C6A6A37">
            <w:pPr>
              <w:spacing w:line="360" w:lineRule="auto"/>
              <w:jc w:val="center"/>
              <w:rPr>
                <w:rFonts w:hint="eastAsia" w:ascii="宋体" w:hAnsi="宋体" w:eastAsia="宋体" w:cs="宋体"/>
                <w:szCs w:val="21"/>
              </w:rPr>
            </w:pPr>
            <w:r>
              <w:rPr>
                <w:rFonts w:hint="eastAsia" w:ascii="宋体" w:hAnsi="宋体" w:eastAsia="宋体" w:cs="宋体"/>
                <w:szCs w:val="21"/>
              </w:rPr>
              <w:t>userID</w:t>
            </w:r>
          </w:p>
        </w:tc>
        <w:tc>
          <w:tcPr>
            <w:tcW w:w="1766" w:type="dxa"/>
          </w:tcPr>
          <w:p w14:paraId="69796511">
            <w:pPr>
              <w:spacing w:line="360" w:lineRule="auto"/>
              <w:jc w:val="center"/>
              <w:rPr>
                <w:rFonts w:hint="eastAsia" w:ascii="宋体" w:hAnsi="宋体" w:eastAsia="宋体" w:cs="宋体"/>
                <w:szCs w:val="21"/>
              </w:rPr>
            </w:pPr>
            <w:r>
              <w:rPr>
                <w:rFonts w:hint="eastAsia" w:ascii="宋体" w:hAnsi="宋体" w:eastAsia="宋体" w:cs="宋体"/>
                <w:szCs w:val="21"/>
              </w:rPr>
              <w:t>varchar</w:t>
            </w:r>
          </w:p>
        </w:tc>
      </w:tr>
      <w:tr w14:paraId="03B00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08E929BC">
            <w:pPr>
              <w:jc w:val="center"/>
              <w:rPr>
                <w:rFonts w:hint="eastAsia" w:ascii="宋体" w:hAnsi="宋体" w:eastAsia="宋体" w:cs="宋体"/>
                <w:szCs w:val="21"/>
              </w:rPr>
            </w:pPr>
            <w:r>
              <w:rPr>
                <w:rFonts w:hint="eastAsia" w:ascii="宋体" w:hAnsi="宋体" w:eastAsia="宋体" w:cs="宋体"/>
                <w:szCs w:val="21"/>
              </w:rPr>
              <w:t>用户名</w:t>
            </w:r>
          </w:p>
        </w:tc>
        <w:tc>
          <w:tcPr>
            <w:tcW w:w="2611" w:type="dxa"/>
          </w:tcPr>
          <w:p w14:paraId="73F2BE07">
            <w:pPr>
              <w:jc w:val="center"/>
              <w:rPr>
                <w:rFonts w:hint="eastAsia" w:ascii="宋体" w:hAnsi="宋体" w:eastAsia="宋体" w:cs="宋体"/>
                <w:szCs w:val="21"/>
              </w:rPr>
            </w:pPr>
            <w:r>
              <w:rPr>
                <w:rFonts w:hint="eastAsia" w:ascii="宋体" w:hAnsi="宋体" w:eastAsia="宋体" w:cs="宋体"/>
                <w:szCs w:val="21"/>
              </w:rPr>
              <w:t>userName</w:t>
            </w:r>
          </w:p>
        </w:tc>
        <w:tc>
          <w:tcPr>
            <w:tcW w:w="1766" w:type="dxa"/>
          </w:tcPr>
          <w:p w14:paraId="4270FD3E">
            <w:pPr>
              <w:jc w:val="center"/>
              <w:rPr>
                <w:rFonts w:hint="eastAsia" w:ascii="宋体" w:hAnsi="宋体" w:eastAsia="宋体" w:cs="宋体"/>
                <w:szCs w:val="21"/>
              </w:rPr>
            </w:pPr>
            <w:r>
              <w:rPr>
                <w:rFonts w:hint="eastAsia" w:ascii="宋体" w:hAnsi="宋体" w:eastAsia="宋体" w:cs="宋体"/>
                <w:szCs w:val="21"/>
              </w:rPr>
              <w:t>varchar</w:t>
            </w:r>
          </w:p>
        </w:tc>
      </w:tr>
      <w:tr w14:paraId="7BFB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2039139">
            <w:pPr>
              <w:jc w:val="center"/>
              <w:rPr>
                <w:rFonts w:hint="eastAsia" w:ascii="宋体" w:hAnsi="宋体" w:eastAsia="宋体" w:cs="宋体"/>
                <w:szCs w:val="21"/>
              </w:rPr>
            </w:pPr>
            <w:r>
              <w:rPr>
                <w:rFonts w:hint="eastAsia" w:ascii="宋体" w:hAnsi="宋体" w:eastAsia="宋体" w:cs="宋体"/>
                <w:szCs w:val="21"/>
              </w:rPr>
              <w:t>联系电话</w:t>
            </w:r>
          </w:p>
        </w:tc>
        <w:tc>
          <w:tcPr>
            <w:tcW w:w="2611" w:type="dxa"/>
          </w:tcPr>
          <w:p w14:paraId="2DE6E723">
            <w:pPr>
              <w:jc w:val="center"/>
              <w:rPr>
                <w:rFonts w:hint="eastAsia" w:ascii="宋体" w:hAnsi="宋体" w:eastAsia="宋体" w:cs="宋体"/>
                <w:szCs w:val="21"/>
              </w:rPr>
            </w:pPr>
            <w:r>
              <w:rPr>
                <w:rFonts w:hint="eastAsia" w:ascii="宋体" w:hAnsi="宋体" w:eastAsia="宋体" w:cs="宋体"/>
                <w:szCs w:val="21"/>
              </w:rPr>
              <w:t>userPhone</w:t>
            </w:r>
          </w:p>
        </w:tc>
        <w:tc>
          <w:tcPr>
            <w:tcW w:w="1766" w:type="dxa"/>
          </w:tcPr>
          <w:p w14:paraId="0E3E02BC">
            <w:pPr>
              <w:jc w:val="center"/>
              <w:rPr>
                <w:rFonts w:hint="eastAsia" w:ascii="宋体" w:hAnsi="宋体" w:eastAsia="宋体" w:cs="宋体"/>
                <w:szCs w:val="21"/>
              </w:rPr>
            </w:pPr>
            <w:r>
              <w:rPr>
                <w:rFonts w:hint="eastAsia" w:ascii="宋体" w:hAnsi="宋体" w:eastAsia="宋体" w:cs="宋体"/>
                <w:szCs w:val="21"/>
              </w:rPr>
              <w:t>varchar</w:t>
            </w:r>
          </w:p>
        </w:tc>
      </w:tr>
      <w:tr w14:paraId="5010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7D10A091">
            <w:pPr>
              <w:jc w:val="center"/>
              <w:rPr>
                <w:rFonts w:hint="eastAsia" w:ascii="宋体" w:hAnsi="宋体" w:eastAsia="宋体" w:cs="宋体"/>
                <w:szCs w:val="21"/>
              </w:rPr>
            </w:pPr>
            <w:r>
              <w:rPr>
                <w:rFonts w:hint="eastAsia" w:ascii="宋体" w:hAnsi="宋体" w:eastAsia="宋体" w:cs="宋体"/>
                <w:szCs w:val="21"/>
              </w:rPr>
              <w:t>邮箱地址</w:t>
            </w:r>
          </w:p>
        </w:tc>
        <w:tc>
          <w:tcPr>
            <w:tcW w:w="2611" w:type="dxa"/>
          </w:tcPr>
          <w:p w14:paraId="01ECCB4C">
            <w:pPr>
              <w:jc w:val="center"/>
              <w:rPr>
                <w:rFonts w:hint="eastAsia" w:ascii="宋体" w:hAnsi="宋体" w:eastAsia="宋体" w:cs="宋体"/>
                <w:szCs w:val="21"/>
              </w:rPr>
            </w:pPr>
            <w:r>
              <w:rPr>
                <w:rFonts w:hint="eastAsia" w:ascii="宋体" w:hAnsi="宋体" w:eastAsia="宋体" w:cs="宋体"/>
                <w:szCs w:val="21"/>
              </w:rPr>
              <w:t>userMailbox</w:t>
            </w:r>
          </w:p>
        </w:tc>
        <w:tc>
          <w:tcPr>
            <w:tcW w:w="1766" w:type="dxa"/>
          </w:tcPr>
          <w:p w14:paraId="743FD662">
            <w:pPr>
              <w:jc w:val="center"/>
              <w:rPr>
                <w:rFonts w:hint="eastAsia" w:ascii="宋体" w:hAnsi="宋体" w:eastAsia="宋体" w:cs="宋体"/>
                <w:szCs w:val="21"/>
              </w:rPr>
            </w:pPr>
            <w:r>
              <w:rPr>
                <w:rFonts w:hint="eastAsia" w:ascii="宋体" w:hAnsi="宋体" w:eastAsia="宋体" w:cs="宋体"/>
                <w:szCs w:val="21"/>
              </w:rPr>
              <w:t>varchar</w:t>
            </w:r>
          </w:p>
        </w:tc>
      </w:tr>
      <w:tr w14:paraId="100A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E85A0CA">
            <w:pPr>
              <w:spacing w:line="360" w:lineRule="auto"/>
              <w:jc w:val="center"/>
              <w:rPr>
                <w:rFonts w:hint="eastAsia" w:ascii="宋体" w:hAnsi="宋体" w:eastAsia="宋体" w:cs="宋体"/>
                <w:szCs w:val="21"/>
              </w:rPr>
            </w:pPr>
            <w:r>
              <w:rPr>
                <w:rFonts w:hint="eastAsia" w:ascii="宋体" w:hAnsi="宋体" w:eastAsia="宋体" w:cs="宋体"/>
                <w:szCs w:val="21"/>
              </w:rPr>
              <w:t>登录密码</w:t>
            </w:r>
          </w:p>
        </w:tc>
        <w:tc>
          <w:tcPr>
            <w:tcW w:w="2611" w:type="dxa"/>
          </w:tcPr>
          <w:p w14:paraId="07763303">
            <w:pPr>
              <w:spacing w:line="360" w:lineRule="auto"/>
              <w:jc w:val="center"/>
              <w:rPr>
                <w:rFonts w:hint="eastAsia" w:ascii="宋体" w:hAnsi="宋体" w:eastAsia="宋体" w:cs="宋体"/>
                <w:szCs w:val="21"/>
              </w:rPr>
            </w:pPr>
            <w:r>
              <w:rPr>
                <w:rFonts w:hint="eastAsia" w:ascii="宋体" w:hAnsi="宋体" w:eastAsia="宋体" w:cs="宋体"/>
                <w:szCs w:val="21"/>
              </w:rPr>
              <w:t>userPassword</w:t>
            </w:r>
          </w:p>
        </w:tc>
        <w:tc>
          <w:tcPr>
            <w:tcW w:w="1766" w:type="dxa"/>
          </w:tcPr>
          <w:p w14:paraId="5C8FB475">
            <w:pPr>
              <w:spacing w:line="360" w:lineRule="auto"/>
              <w:jc w:val="center"/>
              <w:rPr>
                <w:rFonts w:hint="eastAsia" w:ascii="宋体" w:hAnsi="宋体" w:eastAsia="宋体" w:cs="宋体"/>
                <w:szCs w:val="21"/>
              </w:rPr>
            </w:pPr>
            <w:r>
              <w:rPr>
                <w:rFonts w:hint="eastAsia" w:ascii="宋体" w:hAnsi="宋体" w:eastAsia="宋体" w:cs="宋体"/>
                <w:szCs w:val="21"/>
              </w:rPr>
              <w:t>varchar</w:t>
            </w:r>
          </w:p>
        </w:tc>
      </w:tr>
      <w:tr w14:paraId="22D1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4CE7A468">
            <w:pPr>
              <w:spacing w:line="360" w:lineRule="auto"/>
              <w:jc w:val="center"/>
              <w:rPr>
                <w:rFonts w:hint="eastAsia" w:ascii="宋体" w:hAnsi="宋体" w:eastAsia="宋体" w:cs="宋体"/>
                <w:szCs w:val="21"/>
              </w:rPr>
            </w:pPr>
            <w:r>
              <w:rPr>
                <w:rFonts w:hint="eastAsia" w:ascii="宋体" w:hAnsi="宋体" w:eastAsia="宋体" w:cs="宋体"/>
                <w:szCs w:val="21"/>
              </w:rPr>
              <w:t>注册时间</w:t>
            </w:r>
          </w:p>
        </w:tc>
        <w:tc>
          <w:tcPr>
            <w:tcW w:w="2611" w:type="dxa"/>
          </w:tcPr>
          <w:p w14:paraId="6D9B05CA">
            <w:pPr>
              <w:spacing w:line="360" w:lineRule="auto"/>
              <w:jc w:val="center"/>
              <w:rPr>
                <w:rFonts w:hint="eastAsia" w:ascii="宋体" w:hAnsi="宋体" w:eastAsia="宋体" w:cs="宋体"/>
                <w:szCs w:val="21"/>
              </w:rPr>
            </w:pPr>
            <w:r>
              <w:rPr>
                <w:rFonts w:hint="eastAsia" w:ascii="宋体" w:hAnsi="宋体" w:eastAsia="宋体" w:cs="宋体"/>
                <w:szCs w:val="21"/>
              </w:rPr>
              <w:t>RegisterTime</w:t>
            </w:r>
          </w:p>
        </w:tc>
        <w:tc>
          <w:tcPr>
            <w:tcW w:w="1766" w:type="dxa"/>
          </w:tcPr>
          <w:p w14:paraId="6F3A18AE">
            <w:pPr>
              <w:spacing w:line="360" w:lineRule="auto"/>
              <w:jc w:val="center"/>
              <w:rPr>
                <w:rFonts w:hint="eastAsia" w:ascii="宋体" w:hAnsi="宋体" w:eastAsia="宋体" w:cs="宋体"/>
                <w:szCs w:val="21"/>
              </w:rPr>
            </w:pPr>
            <w:r>
              <w:rPr>
                <w:rFonts w:hint="eastAsia" w:ascii="宋体" w:hAnsi="宋体" w:eastAsia="宋体" w:cs="宋体"/>
                <w:szCs w:val="21"/>
              </w:rPr>
              <w:t>datetime</w:t>
            </w:r>
          </w:p>
        </w:tc>
      </w:tr>
    </w:tbl>
    <w:p w14:paraId="64BD7B88">
      <w:pPr>
        <w:spacing w:line="360" w:lineRule="auto"/>
        <w:jc w:val="center"/>
        <w:rPr>
          <w:rFonts w:hint="eastAsia" w:ascii="宋体" w:hAnsi="宋体" w:eastAsia="宋体" w:cs="宋体"/>
          <w:szCs w:val="21"/>
        </w:rPr>
      </w:pPr>
    </w:p>
    <w:p w14:paraId="5438EBF8">
      <w:pPr>
        <w:spacing w:line="360" w:lineRule="auto"/>
        <w:jc w:val="left"/>
        <w:rPr>
          <w:rFonts w:hint="eastAsia" w:ascii="宋体" w:hAnsi="宋体" w:eastAsia="宋体"/>
          <w:b/>
          <w:bCs/>
          <w:szCs w:val="21"/>
        </w:rPr>
      </w:pPr>
      <w:r>
        <w:rPr>
          <w:rFonts w:hint="eastAsia" w:ascii="宋体" w:hAnsi="宋体" w:eastAsia="宋体"/>
          <w:b/>
          <w:bCs/>
          <w:szCs w:val="21"/>
        </w:rPr>
        <w:t>类名：Hardware_Inf（硬件信息类）</w:t>
      </w:r>
    </w:p>
    <w:p w14:paraId="26C16196">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4所示：</w:t>
      </w:r>
    </w:p>
    <w:p w14:paraId="63C97ED2">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4</w:t>
      </w:r>
      <w:r>
        <w:rPr>
          <w:rFonts w:ascii="宋体" w:hAnsi="宋体" w:eastAsia="宋体"/>
          <w:szCs w:val="21"/>
        </w:rPr>
        <w:t xml:space="preserve"> </w:t>
      </w:r>
      <w:r>
        <w:rPr>
          <w:rFonts w:hint="eastAsia" w:ascii="宋体" w:hAnsi="宋体" w:eastAsia="宋体"/>
          <w:szCs w:val="21"/>
        </w:rPr>
        <w:t>Hardware_Inf类属性表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194D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4133B7F">
            <w:pPr>
              <w:spacing w:line="360" w:lineRule="auto"/>
              <w:jc w:val="center"/>
              <w:rPr>
                <w:rFonts w:hint="eastAsia"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30DE3E9F">
            <w:pPr>
              <w:spacing w:line="360" w:lineRule="auto"/>
              <w:jc w:val="center"/>
              <w:rPr>
                <w:rFonts w:hint="eastAsia" w:ascii="宋体" w:hAnsi="宋体" w:eastAsia="宋体"/>
                <w:szCs w:val="21"/>
              </w:rPr>
            </w:pPr>
            <w:r>
              <w:rPr>
                <w:rFonts w:hint="eastAsia" w:ascii="宋体" w:hAnsi="宋体" w:eastAsia="宋体"/>
                <w:szCs w:val="21"/>
              </w:rPr>
              <w:t>英文名</w:t>
            </w:r>
          </w:p>
        </w:tc>
        <w:tc>
          <w:tcPr>
            <w:tcW w:w="2268" w:type="dxa"/>
            <w:tcBorders>
              <w:top w:val="single" w:color="auto" w:sz="4" w:space="0"/>
              <w:left w:val="single" w:color="auto" w:sz="4" w:space="0"/>
              <w:bottom w:val="single" w:color="auto" w:sz="4" w:space="0"/>
              <w:right w:val="single" w:color="auto" w:sz="4" w:space="0"/>
            </w:tcBorders>
          </w:tcPr>
          <w:p w14:paraId="5915182D">
            <w:pPr>
              <w:spacing w:line="360" w:lineRule="auto"/>
              <w:jc w:val="center"/>
              <w:rPr>
                <w:rFonts w:hint="eastAsia" w:ascii="宋体" w:hAnsi="宋体" w:eastAsia="宋体"/>
                <w:szCs w:val="21"/>
              </w:rPr>
            </w:pPr>
            <w:r>
              <w:rPr>
                <w:rFonts w:hint="eastAsia" w:ascii="宋体" w:hAnsi="宋体" w:eastAsia="宋体"/>
                <w:szCs w:val="21"/>
              </w:rPr>
              <w:t>数据类型</w:t>
            </w:r>
          </w:p>
        </w:tc>
      </w:tr>
      <w:tr w14:paraId="125A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7CD5EC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766" w:type="dxa"/>
            <w:tcBorders>
              <w:top w:val="single" w:color="auto" w:sz="4" w:space="0"/>
              <w:left w:val="single" w:color="auto" w:sz="4" w:space="0"/>
              <w:bottom w:val="single" w:color="auto" w:sz="4" w:space="0"/>
              <w:right w:val="single" w:color="auto" w:sz="4" w:space="0"/>
            </w:tcBorders>
            <w:vAlign w:val="center"/>
          </w:tcPr>
          <w:p w14:paraId="2CBAE36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268" w:type="dxa"/>
            <w:tcBorders>
              <w:top w:val="single" w:color="auto" w:sz="4" w:space="0"/>
              <w:left w:val="single" w:color="auto" w:sz="4" w:space="0"/>
              <w:bottom w:val="single" w:color="auto" w:sz="4" w:space="0"/>
              <w:right w:val="single" w:color="auto" w:sz="4" w:space="0"/>
            </w:tcBorders>
            <w:vAlign w:val="center"/>
          </w:tcPr>
          <w:p w14:paraId="18B27C6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34FB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82979C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创建用户 ID（管理员 ID）</w:t>
            </w:r>
          </w:p>
        </w:tc>
        <w:tc>
          <w:tcPr>
            <w:tcW w:w="2766" w:type="dxa"/>
            <w:tcBorders>
              <w:top w:val="single" w:color="auto" w:sz="4" w:space="0"/>
              <w:left w:val="single" w:color="auto" w:sz="4" w:space="0"/>
              <w:bottom w:val="single" w:color="auto" w:sz="4" w:space="0"/>
              <w:right w:val="single" w:color="auto" w:sz="4" w:space="0"/>
            </w:tcBorders>
            <w:vAlign w:val="center"/>
          </w:tcPr>
          <w:p w14:paraId="5A30B52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UserID</w:t>
            </w:r>
          </w:p>
        </w:tc>
        <w:tc>
          <w:tcPr>
            <w:tcW w:w="2268" w:type="dxa"/>
            <w:tcBorders>
              <w:top w:val="single" w:color="auto" w:sz="4" w:space="0"/>
              <w:left w:val="single" w:color="auto" w:sz="4" w:space="0"/>
              <w:bottom w:val="single" w:color="auto" w:sz="4" w:space="0"/>
              <w:right w:val="single" w:color="auto" w:sz="4" w:space="0"/>
            </w:tcBorders>
            <w:vAlign w:val="center"/>
          </w:tcPr>
          <w:p w14:paraId="19A39E4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1E01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45762C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硬件名称</w:t>
            </w:r>
          </w:p>
        </w:tc>
        <w:tc>
          <w:tcPr>
            <w:tcW w:w="2766" w:type="dxa"/>
            <w:tcBorders>
              <w:top w:val="single" w:color="auto" w:sz="4" w:space="0"/>
              <w:left w:val="single" w:color="auto" w:sz="4" w:space="0"/>
              <w:bottom w:val="single" w:color="auto" w:sz="4" w:space="0"/>
              <w:right w:val="single" w:color="auto" w:sz="4" w:space="0"/>
            </w:tcBorders>
            <w:vAlign w:val="center"/>
          </w:tcPr>
          <w:p w14:paraId="1774547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HardwareName</w:t>
            </w:r>
          </w:p>
        </w:tc>
        <w:tc>
          <w:tcPr>
            <w:tcW w:w="2268" w:type="dxa"/>
            <w:tcBorders>
              <w:top w:val="single" w:color="auto" w:sz="4" w:space="0"/>
              <w:left w:val="single" w:color="auto" w:sz="4" w:space="0"/>
              <w:bottom w:val="single" w:color="auto" w:sz="4" w:space="0"/>
              <w:right w:val="single" w:color="auto" w:sz="4" w:space="0"/>
            </w:tcBorders>
            <w:vAlign w:val="center"/>
          </w:tcPr>
          <w:p w14:paraId="64DA191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3E83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43E9CC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硬件类别</w:t>
            </w:r>
          </w:p>
        </w:tc>
        <w:tc>
          <w:tcPr>
            <w:tcW w:w="2766" w:type="dxa"/>
            <w:tcBorders>
              <w:top w:val="single" w:color="auto" w:sz="4" w:space="0"/>
              <w:left w:val="single" w:color="auto" w:sz="4" w:space="0"/>
              <w:bottom w:val="single" w:color="auto" w:sz="4" w:space="0"/>
              <w:right w:val="single" w:color="auto" w:sz="4" w:space="0"/>
            </w:tcBorders>
            <w:vAlign w:val="center"/>
          </w:tcPr>
          <w:p w14:paraId="7B5119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HardwareType</w:t>
            </w:r>
          </w:p>
        </w:tc>
        <w:tc>
          <w:tcPr>
            <w:tcW w:w="2268" w:type="dxa"/>
            <w:tcBorders>
              <w:top w:val="single" w:color="auto" w:sz="4" w:space="0"/>
              <w:left w:val="single" w:color="auto" w:sz="4" w:space="0"/>
              <w:bottom w:val="single" w:color="auto" w:sz="4" w:space="0"/>
              <w:right w:val="single" w:color="auto" w:sz="4" w:space="0"/>
            </w:tcBorders>
            <w:vAlign w:val="center"/>
          </w:tcPr>
          <w:p w14:paraId="7149FD3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varchar（如 CPU、显卡、主板、内存、硬盘等）</w:t>
            </w:r>
          </w:p>
        </w:tc>
      </w:tr>
      <w:tr w14:paraId="7390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1BCDF2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硬件品牌</w:t>
            </w:r>
          </w:p>
        </w:tc>
        <w:tc>
          <w:tcPr>
            <w:tcW w:w="2766" w:type="dxa"/>
            <w:tcBorders>
              <w:top w:val="single" w:color="auto" w:sz="4" w:space="0"/>
              <w:left w:val="single" w:color="auto" w:sz="4" w:space="0"/>
              <w:bottom w:val="single" w:color="auto" w:sz="4" w:space="0"/>
              <w:right w:val="single" w:color="auto" w:sz="4" w:space="0"/>
            </w:tcBorders>
            <w:vAlign w:val="center"/>
          </w:tcPr>
          <w:p w14:paraId="25C8EF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HardwareBrand</w:t>
            </w:r>
          </w:p>
        </w:tc>
        <w:tc>
          <w:tcPr>
            <w:tcW w:w="2268" w:type="dxa"/>
            <w:tcBorders>
              <w:top w:val="single" w:color="auto" w:sz="4" w:space="0"/>
              <w:left w:val="single" w:color="auto" w:sz="4" w:space="0"/>
              <w:bottom w:val="single" w:color="auto" w:sz="4" w:space="0"/>
              <w:right w:val="single" w:color="auto" w:sz="4" w:space="0"/>
            </w:tcBorders>
            <w:vAlign w:val="center"/>
          </w:tcPr>
          <w:p w14:paraId="289B942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7154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7EAFCE5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硬件型号</w:t>
            </w:r>
          </w:p>
        </w:tc>
        <w:tc>
          <w:tcPr>
            <w:tcW w:w="2766" w:type="dxa"/>
            <w:tcBorders>
              <w:top w:val="single" w:color="auto" w:sz="4" w:space="0"/>
              <w:left w:val="single" w:color="auto" w:sz="4" w:space="0"/>
              <w:bottom w:val="single" w:color="auto" w:sz="4" w:space="0"/>
              <w:right w:val="single" w:color="auto" w:sz="4" w:space="0"/>
            </w:tcBorders>
            <w:vAlign w:val="center"/>
          </w:tcPr>
          <w:p w14:paraId="398C1A1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HardwareModel</w:t>
            </w:r>
          </w:p>
        </w:tc>
        <w:tc>
          <w:tcPr>
            <w:tcW w:w="2268" w:type="dxa"/>
            <w:tcBorders>
              <w:top w:val="single" w:color="auto" w:sz="4" w:space="0"/>
              <w:left w:val="single" w:color="auto" w:sz="4" w:space="0"/>
              <w:bottom w:val="single" w:color="auto" w:sz="4" w:space="0"/>
              <w:right w:val="single" w:color="auto" w:sz="4" w:space="0"/>
            </w:tcBorders>
            <w:vAlign w:val="center"/>
          </w:tcPr>
          <w:p w14:paraId="4ED2355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5958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6FF00EA">
            <w:pPr>
              <w:widowControl/>
              <w:jc w:val="center"/>
              <w:rPr>
                <w:rFonts w:hint="eastAsia" w:ascii="宋体" w:hAnsi="宋体" w:eastAsia="宋体" w:cs="宋体"/>
                <w:szCs w:val="21"/>
              </w:rPr>
            </w:pPr>
            <w:r>
              <w:rPr>
                <w:rStyle w:val="16"/>
              </w:rPr>
              <w:commentReference w:id="0"/>
            </w:r>
            <w:r>
              <w:rPr>
                <w:rFonts w:hint="eastAsia" w:ascii="宋体" w:hAnsi="宋体" w:eastAsia="宋体" w:cs="宋体"/>
                <w:color w:val="000000"/>
                <w:kern w:val="0"/>
                <w:szCs w:val="21"/>
                <w:lang w:bidi="ar"/>
              </w:rPr>
              <w:t>硬件价格</w:t>
            </w:r>
          </w:p>
        </w:tc>
        <w:tc>
          <w:tcPr>
            <w:tcW w:w="2766" w:type="dxa"/>
            <w:tcBorders>
              <w:top w:val="single" w:color="auto" w:sz="4" w:space="0"/>
              <w:left w:val="single" w:color="auto" w:sz="4" w:space="0"/>
              <w:bottom w:val="single" w:color="auto" w:sz="4" w:space="0"/>
              <w:right w:val="single" w:color="auto" w:sz="4" w:space="0"/>
            </w:tcBorders>
            <w:vAlign w:val="center"/>
          </w:tcPr>
          <w:p w14:paraId="5FD3109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HardwarePrice</w:t>
            </w:r>
          </w:p>
        </w:tc>
        <w:tc>
          <w:tcPr>
            <w:tcW w:w="2268" w:type="dxa"/>
            <w:tcBorders>
              <w:top w:val="single" w:color="auto" w:sz="4" w:space="0"/>
              <w:left w:val="single" w:color="auto" w:sz="4" w:space="0"/>
              <w:bottom w:val="single" w:color="auto" w:sz="4" w:space="0"/>
              <w:right w:val="single" w:color="auto" w:sz="4" w:space="0"/>
            </w:tcBorders>
            <w:vAlign w:val="center"/>
          </w:tcPr>
          <w:p w14:paraId="3F31175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decimal</w:t>
            </w:r>
          </w:p>
        </w:tc>
      </w:tr>
      <w:tr w14:paraId="5D7C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66CF679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审核状态</w:t>
            </w:r>
          </w:p>
        </w:tc>
        <w:tc>
          <w:tcPr>
            <w:tcW w:w="2766" w:type="dxa"/>
            <w:tcBorders>
              <w:top w:val="single" w:color="auto" w:sz="4" w:space="0"/>
              <w:left w:val="single" w:color="auto" w:sz="4" w:space="0"/>
              <w:bottom w:val="single" w:color="auto" w:sz="4" w:space="0"/>
              <w:right w:val="single" w:color="auto" w:sz="4" w:space="0"/>
            </w:tcBorders>
            <w:vAlign w:val="center"/>
          </w:tcPr>
          <w:p w14:paraId="3DC6F28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AuditState</w:t>
            </w:r>
          </w:p>
        </w:tc>
        <w:tc>
          <w:tcPr>
            <w:tcW w:w="2268" w:type="dxa"/>
            <w:tcBorders>
              <w:top w:val="single" w:color="auto" w:sz="4" w:space="0"/>
              <w:left w:val="single" w:color="auto" w:sz="4" w:space="0"/>
              <w:bottom w:val="single" w:color="auto" w:sz="4" w:space="0"/>
              <w:right w:val="single" w:color="auto" w:sz="4" w:space="0"/>
            </w:tcBorders>
            <w:vAlign w:val="center"/>
          </w:tcPr>
          <w:p w14:paraId="14535F5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varchar（待审核、审核通过、审核未通过）</w:t>
            </w:r>
          </w:p>
        </w:tc>
      </w:tr>
      <w:tr w14:paraId="3B16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09C7DF9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发布时间</w:t>
            </w:r>
          </w:p>
        </w:tc>
        <w:tc>
          <w:tcPr>
            <w:tcW w:w="2766" w:type="dxa"/>
            <w:tcBorders>
              <w:top w:val="single" w:color="auto" w:sz="4" w:space="0"/>
              <w:left w:val="single" w:color="auto" w:sz="4" w:space="0"/>
              <w:bottom w:val="single" w:color="auto" w:sz="4" w:space="0"/>
              <w:right w:val="single" w:color="auto" w:sz="4" w:space="0"/>
            </w:tcBorders>
            <w:vAlign w:val="center"/>
          </w:tcPr>
          <w:p w14:paraId="53D9FAF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PublishTime</w:t>
            </w:r>
          </w:p>
        </w:tc>
        <w:tc>
          <w:tcPr>
            <w:tcW w:w="2268" w:type="dxa"/>
            <w:tcBorders>
              <w:top w:val="single" w:color="auto" w:sz="4" w:space="0"/>
              <w:left w:val="single" w:color="auto" w:sz="4" w:space="0"/>
              <w:bottom w:val="single" w:color="auto" w:sz="4" w:space="0"/>
              <w:right w:val="single" w:color="auto" w:sz="4" w:space="0"/>
            </w:tcBorders>
            <w:vAlign w:val="center"/>
          </w:tcPr>
          <w:p w14:paraId="6C7E0F1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1A7E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5FC1932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审核时间</w:t>
            </w:r>
          </w:p>
        </w:tc>
        <w:tc>
          <w:tcPr>
            <w:tcW w:w="2766" w:type="dxa"/>
            <w:tcBorders>
              <w:top w:val="single" w:color="auto" w:sz="4" w:space="0"/>
              <w:left w:val="single" w:color="auto" w:sz="4" w:space="0"/>
              <w:bottom w:val="single" w:color="auto" w:sz="4" w:space="0"/>
              <w:right w:val="single" w:color="auto" w:sz="4" w:space="0"/>
            </w:tcBorders>
            <w:vAlign w:val="center"/>
          </w:tcPr>
          <w:p w14:paraId="20380BD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AuditTime</w:t>
            </w:r>
          </w:p>
        </w:tc>
        <w:tc>
          <w:tcPr>
            <w:tcW w:w="2268" w:type="dxa"/>
            <w:tcBorders>
              <w:top w:val="single" w:color="auto" w:sz="4" w:space="0"/>
              <w:left w:val="single" w:color="auto" w:sz="4" w:space="0"/>
              <w:bottom w:val="single" w:color="auto" w:sz="4" w:space="0"/>
              <w:right w:val="single" w:color="auto" w:sz="4" w:space="0"/>
            </w:tcBorders>
            <w:vAlign w:val="center"/>
          </w:tcPr>
          <w:p w14:paraId="212B704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6544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7893A9C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更新时间</w:t>
            </w:r>
          </w:p>
        </w:tc>
        <w:tc>
          <w:tcPr>
            <w:tcW w:w="2766" w:type="dxa"/>
            <w:tcBorders>
              <w:top w:val="single" w:color="auto" w:sz="4" w:space="0"/>
              <w:left w:val="single" w:color="auto" w:sz="4" w:space="0"/>
              <w:bottom w:val="single" w:color="auto" w:sz="4" w:space="0"/>
              <w:right w:val="single" w:color="auto" w:sz="4" w:space="0"/>
            </w:tcBorders>
            <w:vAlign w:val="center"/>
          </w:tcPr>
          <w:p w14:paraId="53E6223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UpdateTime</w:t>
            </w:r>
          </w:p>
        </w:tc>
        <w:tc>
          <w:tcPr>
            <w:tcW w:w="2268" w:type="dxa"/>
            <w:tcBorders>
              <w:top w:val="single" w:color="auto" w:sz="4" w:space="0"/>
              <w:left w:val="single" w:color="auto" w:sz="4" w:space="0"/>
              <w:bottom w:val="single" w:color="auto" w:sz="4" w:space="0"/>
              <w:right w:val="single" w:color="auto" w:sz="4" w:space="0"/>
            </w:tcBorders>
            <w:vAlign w:val="center"/>
          </w:tcPr>
          <w:p w14:paraId="3EBC9FA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datetime（硬件信息修改后的更新时间）</w:t>
            </w:r>
          </w:p>
        </w:tc>
      </w:tr>
    </w:tbl>
    <w:p w14:paraId="4E4CB017">
      <w:pPr>
        <w:spacing w:line="360" w:lineRule="auto"/>
        <w:jc w:val="left"/>
        <w:rPr>
          <w:rFonts w:hint="eastAsia" w:ascii="宋体" w:hAnsi="宋体" w:eastAsia="宋体"/>
          <w:b/>
          <w:bCs/>
          <w:szCs w:val="21"/>
        </w:rPr>
      </w:pPr>
      <w:commentRangeStart w:id="1"/>
      <w:commentRangeStart w:id="2"/>
      <w:r>
        <w:rPr>
          <w:rFonts w:hint="eastAsia" w:ascii="宋体" w:hAnsi="宋体" w:eastAsia="宋体"/>
          <w:b/>
          <w:bCs/>
          <w:szCs w:val="21"/>
        </w:rPr>
        <w:t>CPU子类表3.1.4.1所示：</w:t>
      </w:r>
      <w:commentRangeEnd w:id="1"/>
      <w:r>
        <w:commentReference w:id="1"/>
      </w:r>
      <w:commentRangeEnd w:id="2"/>
      <w:r>
        <w:rPr>
          <w:rStyle w:val="16"/>
        </w:rPr>
        <w:commentReference w:id="2"/>
      </w:r>
    </w:p>
    <w:p w14:paraId="4CC92B57">
      <w:pPr>
        <w:spacing w:line="360" w:lineRule="auto"/>
        <w:jc w:val="center"/>
        <w:rPr>
          <w:rFonts w:hint="eastAsia" w:ascii="宋体" w:hAnsi="宋体" w:eastAsia="宋体"/>
          <w:szCs w:val="21"/>
        </w:rPr>
      </w:pPr>
      <w:r>
        <w:rPr>
          <w:rFonts w:hint="eastAsia" w:ascii="宋体" w:hAnsi="宋体" w:eastAsia="宋体"/>
          <w:szCs w:val="21"/>
        </w:rPr>
        <w:t>表3.1.4.1CPU_Inf类属性表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tblGrid>
      <w:tr w14:paraId="7B23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2716C405">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40F29C92">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0" w:type="dxa"/>
            <w:vAlign w:val="center"/>
          </w:tcPr>
          <w:p w14:paraId="65E17F52">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17E3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697FBBC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CPU ID</w:t>
            </w:r>
          </w:p>
        </w:tc>
        <w:tc>
          <w:tcPr>
            <w:tcW w:w="2130" w:type="dxa"/>
            <w:vAlign w:val="center"/>
          </w:tcPr>
          <w:p w14:paraId="2E15EF5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CPUID</w:t>
            </w:r>
          </w:p>
        </w:tc>
        <w:tc>
          <w:tcPr>
            <w:tcW w:w="2130" w:type="dxa"/>
            <w:vAlign w:val="center"/>
          </w:tcPr>
          <w:p w14:paraId="3ED7C63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3D61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1BB65CE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1C05814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0" w:type="dxa"/>
            <w:vAlign w:val="center"/>
          </w:tcPr>
          <w:p w14:paraId="73DE56D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C01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459E00F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核心数</w:t>
            </w:r>
          </w:p>
        </w:tc>
        <w:tc>
          <w:tcPr>
            <w:tcW w:w="2130" w:type="dxa"/>
            <w:vAlign w:val="center"/>
          </w:tcPr>
          <w:p w14:paraId="52858C4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CoreCount</w:t>
            </w:r>
          </w:p>
        </w:tc>
        <w:tc>
          <w:tcPr>
            <w:tcW w:w="2130" w:type="dxa"/>
            <w:vAlign w:val="center"/>
          </w:tcPr>
          <w:p w14:paraId="7927A80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73B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5C71B8C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线程数</w:t>
            </w:r>
          </w:p>
        </w:tc>
        <w:tc>
          <w:tcPr>
            <w:tcW w:w="2130" w:type="dxa"/>
            <w:vAlign w:val="center"/>
          </w:tcPr>
          <w:p w14:paraId="5F9D6AB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ThreadCount</w:t>
            </w:r>
          </w:p>
        </w:tc>
        <w:tc>
          <w:tcPr>
            <w:tcW w:w="2130" w:type="dxa"/>
            <w:vAlign w:val="center"/>
          </w:tcPr>
          <w:p w14:paraId="665F59A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32D2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4DA605C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基础主频</w:t>
            </w:r>
          </w:p>
        </w:tc>
        <w:tc>
          <w:tcPr>
            <w:tcW w:w="2130" w:type="dxa"/>
            <w:vAlign w:val="center"/>
          </w:tcPr>
          <w:p w14:paraId="43ED8C9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BaseFreq</w:t>
            </w:r>
          </w:p>
        </w:tc>
        <w:tc>
          <w:tcPr>
            <w:tcW w:w="2130" w:type="dxa"/>
            <w:vAlign w:val="center"/>
          </w:tcPr>
          <w:p w14:paraId="6058B5D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decimal(3,2)</w:t>
            </w:r>
          </w:p>
        </w:tc>
      </w:tr>
      <w:tr w14:paraId="7DAA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5F53800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接口类型</w:t>
            </w:r>
          </w:p>
        </w:tc>
        <w:tc>
          <w:tcPr>
            <w:tcW w:w="2130" w:type="dxa"/>
            <w:vAlign w:val="center"/>
          </w:tcPr>
          <w:p w14:paraId="5E6334B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InterfaceType</w:t>
            </w:r>
          </w:p>
        </w:tc>
        <w:tc>
          <w:tcPr>
            <w:tcW w:w="2130" w:type="dxa"/>
            <w:vAlign w:val="center"/>
          </w:tcPr>
          <w:p w14:paraId="0340BEB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741D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46D1510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TDP 功耗</w:t>
            </w:r>
          </w:p>
        </w:tc>
        <w:tc>
          <w:tcPr>
            <w:tcW w:w="2130" w:type="dxa"/>
            <w:vAlign w:val="center"/>
          </w:tcPr>
          <w:p w14:paraId="10579BA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TDPPower</w:t>
            </w:r>
          </w:p>
        </w:tc>
        <w:tc>
          <w:tcPr>
            <w:tcW w:w="2130" w:type="dxa"/>
            <w:vAlign w:val="center"/>
          </w:tcPr>
          <w:p w14:paraId="3115595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162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05B99D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支持内存类型</w:t>
            </w:r>
          </w:p>
        </w:tc>
        <w:tc>
          <w:tcPr>
            <w:tcW w:w="2130" w:type="dxa"/>
            <w:vAlign w:val="center"/>
          </w:tcPr>
          <w:p w14:paraId="77AC5C2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SupportMemType</w:t>
            </w:r>
          </w:p>
        </w:tc>
        <w:tc>
          <w:tcPr>
            <w:tcW w:w="2130" w:type="dxa"/>
            <w:vAlign w:val="center"/>
          </w:tcPr>
          <w:p w14:paraId="78011A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2D82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3C684EA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122C70A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0" w:type="dxa"/>
            <w:vAlign w:val="center"/>
          </w:tcPr>
          <w:p w14:paraId="4B27C87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6AA1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5A28E3A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7DD01F1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0" w:type="dxa"/>
            <w:vAlign w:val="center"/>
          </w:tcPr>
          <w:p w14:paraId="74987E0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59E9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3F20D8B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1BFEA3F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0" w:type="dxa"/>
            <w:vAlign w:val="center"/>
          </w:tcPr>
          <w:p w14:paraId="68F516A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41E0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5E7D777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47C647D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0" w:type="dxa"/>
            <w:vAlign w:val="center"/>
          </w:tcPr>
          <w:p w14:paraId="539D8D9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4918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65CDC63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1CB7DB4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0" w:type="dxa"/>
            <w:vAlign w:val="center"/>
          </w:tcPr>
          <w:p w14:paraId="73C04DC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7726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7F00039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730F803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0" w:type="dxa"/>
            <w:vAlign w:val="center"/>
          </w:tcPr>
          <w:p w14:paraId="0400475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112E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73B5A37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65EE887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0" w:type="dxa"/>
            <w:vAlign w:val="center"/>
          </w:tcPr>
          <w:p w14:paraId="0162D00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5FA1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2985A08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196E51C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0" w:type="dxa"/>
            <w:vAlign w:val="center"/>
          </w:tcPr>
          <w:p w14:paraId="3F7D09C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602A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7BD5D0B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74C2108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0" w:type="dxa"/>
            <w:vAlign w:val="center"/>
          </w:tcPr>
          <w:p w14:paraId="1B0523F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7F20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27D734F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1CE962A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0" w:type="dxa"/>
            <w:vAlign w:val="center"/>
          </w:tcPr>
          <w:p w14:paraId="4E115BE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771DEB76">
      <w:pPr>
        <w:spacing w:line="360" w:lineRule="auto"/>
        <w:jc w:val="left"/>
        <w:rPr>
          <w:rFonts w:hint="eastAsia" w:ascii="宋体" w:hAnsi="宋体" w:eastAsia="宋体"/>
          <w:b/>
          <w:bCs/>
          <w:szCs w:val="21"/>
        </w:rPr>
      </w:pPr>
      <w:r>
        <w:rPr>
          <w:rFonts w:hint="eastAsia" w:ascii="宋体" w:hAnsi="宋体" w:eastAsia="宋体"/>
          <w:b/>
          <w:bCs/>
          <w:szCs w:val="21"/>
        </w:rPr>
        <w:t>散热器子类表3.1.4.2所示：</w:t>
      </w:r>
    </w:p>
    <w:p w14:paraId="4DBDFC9F">
      <w:pPr>
        <w:spacing w:line="360" w:lineRule="auto"/>
        <w:jc w:val="center"/>
        <w:rPr>
          <w:rFonts w:hint="eastAsia" w:ascii="宋体" w:hAnsi="宋体" w:eastAsia="宋体"/>
          <w:szCs w:val="21"/>
        </w:rPr>
      </w:pPr>
      <w:r>
        <w:rPr>
          <w:rFonts w:hint="eastAsia" w:ascii="宋体" w:hAnsi="宋体" w:eastAsia="宋体"/>
          <w:szCs w:val="21"/>
        </w:rPr>
        <w:t>表3.1.4.2Cooler_Inf类属性表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093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674E16A">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46922802">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2A9C8956">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7C01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CB8C4E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散热器 ID</w:t>
            </w:r>
          </w:p>
        </w:tc>
        <w:tc>
          <w:tcPr>
            <w:tcW w:w="2130" w:type="dxa"/>
            <w:vAlign w:val="center"/>
          </w:tcPr>
          <w:p w14:paraId="3D00C94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CoolerID</w:t>
            </w:r>
          </w:p>
        </w:tc>
        <w:tc>
          <w:tcPr>
            <w:tcW w:w="2131" w:type="dxa"/>
            <w:vAlign w:val="center"/>
          </w:tcPr>
          <w:p w14:paraId="2FDEE7B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7A77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CAD2B6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3AE3121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25CAE89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16F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9D9A8F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散热器类型</w:t>
            </w:r>
          </w:p>
        </w:tc>
        <w:tc>
          <w:tcPr>
            <w:tcW w:w="2130" w:type="dxa"/>
            <w:vAlign w:val="center"/>
          </w:tcPr>
          <w:p w14:paraId="19C964D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CoolerType</w:t>
            </w:r>
          </w:p>
        </w:tc>
        <w:tc>
          <w:tcPr>
            <w:tcW w:w="2131" w:type="dxa"/>
            <w:vAlign w:val="center"/>
          </w:tcPr>
          <w:p w14:paraId="7409612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4D69C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E667AB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适用 CPU 接口</w:t>
            </w:r>
          </w:p>
        </w:tc>
        <w:tc>
          <w:tcPr>
            <w:tcW w:w="2130" w:type="dxa"/>
            <w:vAlign w:val="center"/>
          </w:tcPr>
          <w:p w14:paraId="26B859A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SupportCPUInt</w:t>
            </w:r>
          </w:p>
        </w:tc>
        <w:tc>
          <w:tcPr>
            <w:tcW w:w="2131" w:type="dxa"/>
            <w:vAlign w:val="center"/>
          </w:tcPr>
          <w:p w14:paraId="55B2776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varchar(50)</w:t>
            </w:r>
          </w:p>
        </w:tc>
      </w:tr>
      <w:tr w14:paraId="53D1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F8FD95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散热功率</w:t>
            </w:r>
          </w:p>
        </w:tc>
        <w:tc>
          <w:tcPr>
            <w:tcW w:w="2130" w:type="dxa"/>
            <w:vAlign w:val="center"/>
          </w:tcPr>
          <w:p w14:paraId="7D95E3C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CoolPower</w:t>
            </w:r>
          </w:p>
        </w:tc>
        <w:tc>
          <w:tcPr>
            <w:tcW w:w="2131" w:type="dxa"/>
            <w:vAlign w:val="center"/>
          </w:tcPr>
          <w:p w14:paraId="5F48766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B44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BF0E48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高度</w:t>
            </w:r>
          </w:p>
        </w:tc>
        <w:tc>
          <w:tcPr>
            <w:tcW w:w="2130" w:type="dxa"/>
            <w:vAlign w:val="center"/>
          </w:tcPr>
          <w:p w14:paraId="6AC457B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Height</w:t>
            </w:r>
          </w:p>
        </w:tc>
        <w:tc>
          <w:tcPr>
            <w:tcW w:w="2131" w:type="dxa"/>
            <w:vAlign w:val="center"/>
          </w:tcPr>
          <w:p w14:paraId="5366412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A9A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67A20E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49DD992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253771A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46E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632C7B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358456A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039048E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03F7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4C2755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39A6521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7752CC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4074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D69F90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6677D85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5B223D3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B1F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6A23C9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2A9D3A3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73B1359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10E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676FFD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6A805A0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784E2C3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78BF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3C2D5A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2C5C3DB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51F6A2E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5759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B92CDD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6EBF16A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7F59B63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056E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3DFEBD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5CD075D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3AEF221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6A39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B46FC9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4A01E8A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627145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09DDDAB1">
      <w:pPr>
        <w:spacing w:line="360" w:lineRule="auto"/>
        <w:jc w:val="left"/>
        <w:rPr>
          <w:rFonts w:hint="eastAsia" w:ascii="宋体" w:hAnsi="宋体" w:eastAsia="宋体"/>
          <w:b/>
          <w:bCs/>
          <w:szCs w:val="21"/>
        </w:rPr>
      </w:pPr>
      <w:r>
        <w:rPr>
          <w:rFonts w:hint="eastAsia" w:ascii="宋体" w:hAnsi="宋体" w:eastAsia="宋体"/>
          <w:b/>
          <w:bCs/>
          <w:szCs w:val="21"/>
        </w:rPr>
        <w:t>主板子类表3.1.4.3所示：</w:t>
      </w:r>
    </w:p>
    <w:p w14:paraId="66CF7658">
      <w:pPr>
        <w:spacing w:line="360" w:lineRule="auto"/>
        <w:jc w:val="center"/>
        <w:rPr>
          <w:rFonts w:hint="eastAsia" w:ascii="宋体" w:hAnsi="宋体" w:eastAsia="宋体"/>
          <w:szCs w:val="21"/>
        </w:rPr>
      </w:pPr>
      <w:r>
        <w:rPr>
          <w:rFonts w:hint="eastAsia" w:ascii="宋体" w:hAnsi="宋体" w:eastAsia="宋体"/>
          <w:szCs w:val="21"/>
        </w:rPr>
        <w:t>表3.1.4.3Motherboard_Inf类属性表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0D20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15B37E2">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0CFF58D9">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77798D30">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363E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A6D408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主板 ID</w:t>
            </w:r>
          </w:p>
        </w:tc>
        <w:tc>
          <w:tcPr>
            <w:tcW w:w="2130" w:type="dxa"/>
            <w:vAlign w:val="center"/>
          </w:tcPr>
          <w:p w14:paraId="14E6AAE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MBDID</w:t>
            </w:r>
          </w:p>
        </w:tc>
        <w:tc>
          <w:tcPr>
            <w:tcW w:w="2131" w:type="dxa"/>
            <w:vAlign w:val="center"/>
          </w:tcPr>
          <w:p w14:paraId="2991BDE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79DD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212986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42014A9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796FE92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2291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95546E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CPU 接口</w:t>
            </w:r>
          </w:p>
        </w:tc>
        <w:tc>
          <w:tcPr>
            <w:tcW w:w="2130" w:type="dxa"/>
            <w:vAlign w:val="center"/>
          </w:tcPr>
          <w:p w14:paraId="5C99486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CPUInterface</w:t>
            </w:r>
          </w:p>
        </w:tc>
        <w:tc>
          <w:tcPr>
            <w:tcW w:w="2131" w:type="dxa"/>
            <w:vAlign w:val="center"/>
          </w:tcPr>
          <w:p w14:paraId="1A02E8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14396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52FB8B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主板板型</w:t>
            </w:r>
          </w:p>
        </w:tc>
        <w:tc>
          <w:tcPr>
            <w:tcW w:w="2130" w:type="dxa"/>
            <w:vAlign w:val="center"/>
          </w:tcPr>
          <w:p w14:paraId="280D720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MBForm</w:t>
            </w:r>
          </w:p>
        </w:tc>
        <w:tc>
          <w:tcPr>
            <w:tcW w:w="2131" w:type="dxa"/>
            <w:vAlign w:val="center"/>
          </w:tcPr>
          <w:p w14:paraId="2EBEE5E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56F6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F1AF11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内存插槽数</w:t>
            </w:r>
          </w:p>
        </w:tc>
        <w:tc>
          <w:tcPr>
            <w:tcW w:w="2130" w:type="dxa"/>
            <w:vAlign w:val="center"/>
          </w:tcPr>
          <w:p w14:paraId="6BC1027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MemSlotCount</w:t>
            </w:r>
          </w:p>
        </w:tc>
        <w:tc>
          <w:tcPr>
            <w:tcW w:w="2131" w:type="dxa"/>
            <w:vAlign w:val="center"/>
          </w:tcPr>
          <w:p w14:paraId="4E1C471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E11D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DBADBD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支持内存类型</w:t>
            </w:r>
          </w:p>
        </w:tc>
        <w:tc>
          <w:tcPr>
            <w:tcW w:w="2130" w:type="dxa"/>
            <w:vAlign w:val="center"/>
          </w:tcPr>
          <w:p w14:paraId="6DBFF82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SupportMemType</w:t>
            </w:r>
          </w:p>
        </w:tc>
        <w:tc>
          <w:tcPr>
            <w:tcW w:w="2131" w:type="dxa"/>
            <w:vAlign w:val="center"/>
          </w:tcPr>
          <w:p w14:paraId="3ABEDDF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0093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57A318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M.2 接口数</w:t>
            </w:r>
          </w:p>
        </w:tc>
        <w:tc>
          <w:tcPr>
            <w:tcW w:w="2130" w:type="dxa"/>
            <w:vAlign w:val="center"/>
          </w:tcPr>
          <w:p w14:paraId="1AA842C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M2SlotCount</w:t>
            </w:r>
          </w:p>
        </w:tc>
        <w:tc>
          <w:tcPr>
            <w:tcW w:w="2131" w:type="dxa"/>
            <w:vAlign w:val="center"/>
          </w:tcPr>
          <w:p w14:paraId="7F0C38B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AAF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F77CAC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05EDAF7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0721928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5D4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EA042F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1C11A01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038949A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1C91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29F9C9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39DE577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2848154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53038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CE8CAA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4F96B04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769F684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6869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4954FA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5C79A19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7F708AA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192B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4FCC4D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2EB1C98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5649309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52E4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2052B2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41805FF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488C0FA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0179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C1704E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4ADFBFA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51CA2C2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172D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804CDE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00FFCED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116295B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2B34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EA18F6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02B426F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7CB927F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25435F1E">
      <w:pPr>
        <w:spacing w:line="360" w:lineRule="auto"/>
        <w:jc w:val="left"/>
        <w:rPr>
          <w:rFonts w:hint="eastAsia" w:ascii="宋体" w:hAnsi="宋体" w:eastAsia="宋体"/>
          <w:b/>
          <w:bCs/>
          <w:szCs w:val="21"/>
        </w:rPr>
      </w:pPr>
      <w:r>
        <w:rPr>
          <w:rFonts w:hint="eastAsia" w:ascii="宋体" w:hAnsi="宋体" w:eastAsia="宋体"/>
          <w:b/>
          <w:bCs/>
          <w:szCs w:val="21"/>
        </w:rPr>
        <w:t>内存子类表3.1.4.4所示：</w:t>
      </w:r>
    </w:p>
    <w:p w14:paraId="5B9C06EB">
      <w:pPr>
        <w:spacing w:line="360" w:lineRule="auto"/>
        <w:jc w:val="center"/>
        <w:rPr>
          <w:rFonts w:hint="eastAsia" w:ascii="宋体" w:hAnsi="宋体" w:eastAsia="宋体"/>
          <w:szCs w:val="21"/>
        </w:rPr>
      </w:pPr>
      <w:r>
        <w:rPr>
          <w:rFonts w:hint="eastAsia" w:ascii="宋体" w:hAnsi="宋体" w:eastAsia="宋体"/>
          <w:szCs w:val="21"/>
        </w:rPr>
        <w:t>表3.1.4.4Memory_Inf类属性表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626A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704A38F">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2E4C2E86">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243BAAAF">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1261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A6A19C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内存 ID</w:t>
            </w:r>
          </w:p>
        </w:tc>
        <w:tc>
          <w:tcPr>
            <w:tcW w:w="2130" w:type="dxa"/>
            <w:vAlign w:val="center"/>
          </w:tcPr>
          <w:p w14:paraId="686CC1C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MemID</w:t>
            </w:r>
          </w:p>
        </w:tc>
        <w:tc>
          <w:tcPr>
            <w:tcW w:w="2131" w:type="dxa"/>
            <w:vAlign w:val="center"/>
          </w:tcPr>
          <w:p w14:paraId="012550B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512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E0F14A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552B52C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4688A02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A44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7DC2B3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内存容量</w:t>
            </w:r>
          </w:p>
        </w:tc>
        <w:tc>
          <w:tcPr>
            <w:tcW w:w="2130" w:type="dxa"/>
            <w:vAlign w:val="center"/>
          </w:tcPr>
          <w:p w14:paraId="3B201F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MemCapacity</w:t>
            </w:r>
          </w:p>
        </w:tc>
        <w:tc>
          <w:tcPr>
            <w:tcW w:w="2131" w:type="dxa"/>
            <w:vAlign w:val="center"/>
          </w:tcPr>
          <w:p w14:paraId="69C7BC5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437B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E9607B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内存类型</w:t>
            </w:r>
          </w:p>
        </w:tc>
        <w:tc>
          <w:tcPr>
            <w:tcW w:w="2130" w:type="dxa"/>
            <w:vAlign w:val="center"/>
          </w:tcPr>
          <w:p w14:paraId="23316D0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MemType</w:t>
            </w:r>
          </w:p>
        </w:tc>
        <w:tc>
          <w:tcPr>
            <w:tcW w:w="2131" w:type="dxa"/>
            <w:vAlign w:val="center"/>
          </w:tcPr>
          <w:p w14:paraId="58E0961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3107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14058C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内存频率</w:t>
            </w:r>
          </w:p>
        </w:tc>
        <w:tc>
          <w:tcPr>
            <w:tcW w:w="2130" w:type="dxa"/>
            <w:vAlign w:val="center"/>
          </w:tcPr>
          <w:p w14:paraId="4BCD70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MemFreq</w:t>
            </w:r>
          </w:p>
        </w:tc>
        <w:tc>
          <w:tcPr>
            <w:tcW w:w="2131" w:type="dxa"/>
            <w:vAlign w:val="center"/>
          </w:tcPr>
          <w:p w14:paraId="23FDF26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FA9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10611E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工作电压</w:t>
            </w:r>
          </w:p>
        </w:tc>
        <w:tc>
          <w:tcPr>
            <w:tcW w:w="2130" w:type="dxa"/>
            <w:vAlign w:val="center"/>
          </w:tcPr>
          <w:p w14:paraId="41A7925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MemVoltage</w:t>
            </w:r>
          </w:p>
        </w:tc>
        <w:tc>
          <w:tcPr>
            <w:tcW w:w="2131" w:type="dxa"/>
            <w:vAlign w:val="center"/>
          </w:tcPr>
          <w:p w14:paraId="6D39028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decimal(3,2)</w:t>
            </w:r>
          </w:p>
        </w:tc>
      </w:tr>
      <w:tr w14:paraId="44C6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0091CC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181617A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09BCEB0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0E40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286895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3F282C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2C3CB5D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6D9E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377276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4557BD0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21FBA94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45A5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B20304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4B51982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3DAB56A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44E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4C235F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1556C8C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38AD5CC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4E73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46E2F3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5FD0E67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7ADD0FF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1848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E29276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2558512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73874D1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7FC8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3B7205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23991EA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74F3D94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51BF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1DB2DF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4CC6A38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7EDF61D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4E37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6067DD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25E7939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3631063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17A99DBB">
      <w:pPr>
        <w:spacing w:line="360" w:lineRule="auto"/>
        <w:jc w:val="left"/>
        <w:rPr>
          <w:rFonts w:hint="eastAsia" w:ascii="宋体" w:hAnsi="宋体" w:eastAsia="宋体"/>
          <w:b/>
          <w:bCs/>
          <w:szCs w:val="21"/>
        </w:rPr>
      </w:pPr>
      <w:r>
        <w:rPr>
          <w:rFonts w:hint="eastAsia" w:ascii="宋体" w:hAnsi="宋体" w:eastAsia="宋体"/>
          <w:b/>
          <w:bCs/>
          <w:szCs w:val="21"/>
        </w:rPr>
        <w:t>硬盘子类表3.1.4.5所示：</w:t>
      </w:r>
    </w:p>
    <w:p w14:paraId="1A8930AE">
      <w:pPr>
        <w:spacing w:line="360" w:lineRule="auto"/>
        <w:jc w:val="center"/>
        <w:rPr>
          <w:rFonts w:hint="eastAsia" w:ascii="宋体" w:hAnsi="宋体" w:eastAsia="宋体"/>
          <w:szCs w:val="21"/>
        </w:rPr>
      </w:pPr>
      <w:r>
        <w:rPr>
          <w:rFonts w:hint="eastAsia" w:ascii="宋体" w:hAnsi="宋体" w:eastAsia="宋体"/>
          <w:szCs w:val="21"/>
        </w:rPr>
        <w:t>表3.1.4.5HardDisk_Inf类属性表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68AA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0" w:type="dxa"/>
            <w:vAlign w:val="center"/>
          </w:tcPr>
          <w:p w14:paraId="06CCB582">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444C632C">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6AF0548C">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5711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79D777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硬盘 ID</w:t>
            </w:r>
          </w:p>
        </w:tc>
        <w:tc>
          <w:tcPr>
            <w:tcW w:w="2130" w:type="dxa"/>
            <w:vAlign w:val="center"/>
          </w:tcPr>
          <w:p w14:paraId="76216B3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HDDID</w:t>
            </w:r>
          </w:p>
        </w:tc>
        <w:tc>
          <w:tcPr>
            <w:tcW w:w="2131" w:type="dxa"/>
            <w:vAlign w:val="center"/>
          </w:tcPr>
          <w:p w14:paraId="4003B75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2316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1D24EF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7D83166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102D305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7621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8C7E46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硬盘类型</w:t>
            </w:r>
          </w:p>
        </w:tc>
        <w:tc>
          <w:tcPr>
            <w:tcW w:w="2130" w:type="dxa"/>
            <w:vAlign w:val="center"/>
          </w:tcPr>
          <w:p w14:paraId="676206C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HDDType</w:t>
            </w:r>
          </w:p>
        </w:tc>
        <w:tc>
          <w:tcPr>
            <w:tcW w:w="2131" w:type="dxa"/>
            <w:vAlign w:val="center"/>
          </w:tcPr>
          <w:p w14:paraId="537F542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404B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4F8D5E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存储容量</w:t>
            </w:r>
          </w:p>
        </w:tc>
        <w:tc>
          <w:tcPr>
            <w:tcW w:w="2130" w:type="dxa"/>
            <w:vAlign w:val="center"/>
          </w:tcPr>
          <w:p w14:paraId="346E771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StorageCap</w:t>
            </w:r>
          </w:p>
        </w:tc>
        <w:tc>
          <w:tcPr>
            <w:tcW w:w="2131" w:type="dxa"/>
            <w:vAlign w:val="center"/>
          </w:tcPr>
          <w:p w14:paraId="7C8D21B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78F9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FE25E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接口类型</w:t>
            </w:r>
          </w:p>
        </w:tc>
        <w:tc>
          <w:tcPr>
            <w:tcW w:w="2130" w:type="dxa"/>
            <w:vAlign w:val="center"/>
          </w:tcPr>
          <w:p w14:paraId="2D1A48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InterfaceType</w:t>
            </w:r>
          </w:p>
        </w:tc>
        <w:tc>
          <w:tcPr>
            <w:tcW w:w="2131" w:type="dxa"/>
            <w:vAlign w:val="center"/>
          </w:tcPr>
          <w:p w14:paraId="1A90CB8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1847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3B217E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读写速度</w:t>
            </w:r>
          </w:p>
        </w:tc>
        <w:tc>
          <w:tcPr>
            <w:tcW w:w="2130" w:type="dxa"/>
            <w:vAlign w:val="center"/>
          </w:tcPr>
          <w:p w14:paraId="14751B3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RWSpeed</w:t>
            </w:r>
          </w:p>
        </w:tc>
        <w:tc>
          <w:tcPr>
            <w:tcW w:w="2131" w:type="dxa"/>
            <w:vAlign w:val="center"/>
          </w:tcPr>
          <w:p w14:paraId="6FC3021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varchar(50)</w:t>
            </w:r>
          </w:p>
        </w:tc>
      </w:tr>
      <w:tr w14:paraId="544D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D293DF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6A9809F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2F445F1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3370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4102F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2250F84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3C91F9B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007B5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E2B22D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0115AC3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6CD7B58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7BCD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335C17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32C699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564FD38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55B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E8F0D3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4A75428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5C9300B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5963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6053C9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11CC8C2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20DD57A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351B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AB0187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3887BD0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119F01F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3463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973017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6F1B3DE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55F001D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2880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15A7B3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4C15176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506A052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44DD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A847F8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3417258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4F60365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75525335">
      <w:pPr>
        <w:spacing w:line="360" w:lineRule="auto"/>
        <w:jc w:val="left"/>
        <w:rPr>
          <w:rFonts w:hint="eastAsia" w:ascii="宋体" w:hAnsi="宋体" w:eastAsia="宋体"/>
          <w:b/>
          <w:bCs/>
          <w:szCs w:val="21"/>
        </w:rPr>
      </w:pPr>
      <w:r>
        <w:rPr>
          <w:rFonts w:hint="eastAsia" w:ascii="宋体" w:hAnsi="宋体" w:eastAsia="宋体"/>
          <w:b/>
          <w:bCs/>
          <w:szCs w:val="21"/>
        </w:rPr>
        <w:t>显卡子类表3.1.4.6所示：</w:t>
      </w:r>
    </w:p>
    <w:p w14:paraId="3453AC07">
      <w:pPr>
        <w:spacing w:line="360" w:lineRule="auto"/>
        <w:jc w:val="center"/>
        <w:rPr>
          <w:rFonts w:hint="eastAsia" w:ascii="宋体" w:hAnsi="宋体" w:eastAsia="宋体"/>
          <w:szCs w:val="21"/>
        </w:rPr>
      </w:pPr>
      <w:r>
        <w:rPr>
          <w:rFonts w:hint="eastAsia" w:ascii="宋体" w:hAnsi="宋体" w:eastAsia="宋体"/>
          <w:szCs w:val="21"/>
        </w:rPr>
        <w:t>表3.1.4.6GraphicsCard_Inf类属性表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5BF2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0EE2F59">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0FB64866">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75305C45">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779B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061933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显卡 ID</w:t>
            </w:r>
          </w:p>
        </w:tc>
        <w:tc>
          <w:tcPr>
            <w:tcW w:w="2130" w:type="dxa"/>
            <w:vAlign w:val="center"/>
          </w:tcPr>
          <w:p w14:paraId="30481AC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GCID</w:t>
            </w:r>
          </w:p>
        </w:tc>
        <w:tc>
          <w:tcPr>
            <w:tcW w:w="2131" w:type="dxa"/>
            <w:vAlign w:val="center"/>
          </w:tcPr>
          <w:p w14:paraId="7C5D4D6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3E33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1A5DEA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56FE6A1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1489E18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EB9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40314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核心型号</w:t>
            </w:r>
          </w:p>
        </w:tc>
        <w:tc>
          <w:tcPr>
            <w:tcW w:w="2130" w:type="dxa"/>
            <w:vAlign w:val="center"/>
          </w:tcPr>
          <w:p w14:paraId="5103DFF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CoreModel</w:t>
            </w:r>
          </w:p>
        </w:tc>
        <w:tc>
          <w:tcPr>
            <w:tcW w:w="2131" w:type="dxa"/>
            <w:vAlign w:val="center"/>
          </w:tcPr>
          <w:p w14:paraId="1E22DC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varchar(50)</w:t>
            </w:r>
          </w:p>
        </w:tc>
      </w:tr>
      <w:tr w14:paraId="0BE1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07E200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显存容量</w:t>
            </w:r>
          </w:p>
        </w:tc>
        <w:tc>
          <w:tcPr>
            <w:tcW w:w="2130" w:type="dxa"/>
            <w:vAlign w:val="center"/>
          </w:tcPr>
          <w:p w14:paraId="2FEE285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VRAMCap</w:t>
            </w:r>
          </w:p>
        </w:tc>
        <w:tc>
          <w:tcPr>
            <w:tcW w:w="2131" w:type="dxa"/>
            <w:vAlign w:val="center"/>
          </w:tcPr>
          <w:p w14:paraId="61548FE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57E8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4FB9B9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显存类型</w:t>
            </w:r>
          </w:p>
        </w:tc>
        <w:tc>
          <w:tcPr>
            <w:tcW w:w="2130" w:type="dxa"/>
            <w:vAlign w:val="center"/>
          </w:tcPr>
          <w:p w14:paraId="52D406F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VRAMType</w:t>
            </w:r>
          </w:p>
        </w:tc>
        <w:tc>
          <w:tcPr>
            <w:tcW w:w="2131" w:type="dxa"/>
            <w:vAlign w:val="center"/>
          </w:tcPr>
          <w:p w14:paraId="166C621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5862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FACC70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功耗</w:t>
            </w:r>
          </w:p>
        </w:tc>
        <w:tc>
          <w:tcPr>
            <w:tcW w:w="2130" w:type="dxa"/>
            <w:vAlign w:val="center"/>
          </w:tcPr>
          <w:p w14:paraId="0ADDB71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PowerConsump</w:t>
            </w:r>
          </w:p>
        </w:tc>
        <w:tc>
          <w:tcPr>
            <w:tcW w:w="2131" w:type="dxa"/>
            <w:vAlign w:val="center"/>
          </w:tcPr>
          <w:p w14:paraId="1DAB2E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A030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AB983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显卡长度</w:t>
            </w:r>
          </w:p>
        </w:tc>
        <w:tc>
          <w:tcPr>
            <w:tcW w:w="2130" w:type="dxa"/>
            <w:vAlign w:val="center"/>
          </w:tcPr>
          <w:p w14:paraId="21A1A55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GCLength</w:t>
            </w:r>
          </w:p>
        </w:tc>
        <w:tc>
          <w:tcPr>
            <w:tcW w:w="2131" w:type="dxa"/>
            <w:vAlign w:val="center"/>
          </w:tcPr>
          <w:p w14:paraId="1E338EA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381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360AD3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17536A3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72972C1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4C0D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171919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42BF400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5658227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1278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5F1B38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1F2582F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06C670C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7A85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754BAB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0996E8A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6F17AC1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0119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E836A3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4FB3BCD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75C1AFA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7024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3289C0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7D62179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6175E26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0122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FE6FE9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2837E51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074583D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62CF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3856C6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5CD80D2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2D21B19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68EC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DC7048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681DED3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4C1B755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1A22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D80FFE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19D9DB5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137C523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2328EAB2">
      <w:pPr>
        <w:spacing w:line="360" w:lineRule="auto"/>
        <w:jc w:val="left"/>
        <w:rPr>
          <w:rFonts w:hint="eastAsia" w:ascii="宋体" w:hAnsi="宋体" w:eastAsia="宋体"/>
          <w:b/>
          <w:bCs/>
          <w:szCs w:val="21"/>
        </w:rPr>
      </w:pPr>
      <w:r>
        <w:rPr>
          <w:rFonts w:hint="eastAsia" w:ascii="宋体" w:hAnsi="宋体" w:eastAsia="宋体"/>
          <w:b/>
          <w:bCs/>
          <w:szCs w:val="21"/>
        </w:rPr>
        <w:t>机箱子类表3.1.4.7所示：</w:t>
      </w:r>
    </w:p>
    <w:p w14:paraId="7B137C1D">
      <w:pPr>
        <w:spacing w:line="360" w:lineRule="auto"/>
        <w:jc w:val="center"/>
        <w:rPr>
          <w:rFonts w:hint="eastAsia" w:ascii="宋体" w:hAnsi="宋体" w:eastAsia="宋体"/>
          <w:szCs w:val="21"/>
        </w:rPr>
      </w:pPr>
      <w:r>
        <w:rPr>
          <w:rFonts w:hint="eastAsia" w:ascii="宋体" w:hAnsi="宋体" w:eastAsia="宋体"/>
          <w:szCs w:val="21"/>
        </w:rPr>
        <w:t>表3.1.4.7Case_Inf类属性表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7"/>
      </w:tblGrid>
      <w:tr w14:paraId="1E06C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6" w:type="dxa"/>
            <w:vAlign w:val="center"/>
          </w:tcPr>
          <w:p w14:paraId="32F4BAB1">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26" w:type="dxa"/>
            <w:vAlign w:val="center"/>
          </w:tcPr>
          <w:p w14:paraId="5C9BBAEB">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27" w:type="dxa"/>
            <w:vAlign w:val="center"/>
          </w:tcPr>
          <w:p w14:paraId="45B3B34B">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0531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199C92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机箱 ID</w:t>
            </w:r>
          </w:p>
        </w:tc>
        <w:tc>
          <w:tcPr>
            <w:tcW w:w="2126" w:type="dxa"/>
            <w:vAlign w:val="center"/>
          </w:tcPr>
          <w:p w14:paraId="49DEE48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CaseID</w:t>
            </w:r>
          </w:p>
        </w:tc>
        <w:tc>
          <w:tcPr>
            <w:tcW w:w="2127" w:type="dxa"/>
            <w:vAlign w:val="center"/>
          </w:tcPr>
          <w:p w14:paraId="5909A0C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0DEE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D7927F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26" w:type="dxa"/>
            <w:vAlign w:val="center"/>
          </w:tcPr>
          <w:p w14:paraId="5ECD38A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27" w:type="dxa"/>
            <w:vAlign w:val="center"/>
          </w:tcPr>
          <w:p w14:paraId="5A33847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720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98554D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机箱类型</w:t>
            </w:r>
          </w:p>
        </w:tc>
        <w:tc>
          <w:tcPr>
            <w:tcW w:w="2126" w:type="dxa"/>
            <w:vAlign w:val="center"/>
          </w:tcPr>
          <w:p w14:paraId="49BF5FB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CaseType</w:t>
            </w:r>
          </w:p>
        </w:tc>
        <w:tc>
          <w:tcPr>
            <w:tcW w:w="2127" w:type="dxa"/>
            <w:vAlign w:val="center"/>
          </w:tcPr>
          <w:p w14:paraId="1AC4A93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5917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723761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显卡限长</w:t>
            </w:r>
          </w:p>
        </w:tc>
        <w:tc>
          <w:tcPr>
            <w:tcW w:w="2126" w:type="dxa"/>
            <w:vAlign w:val="center"/>
          </w:tcPr>
          <w:p w14:paraId="7A5D59B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GCLimit</w:t>
            </w:r>
          </w:p>
        </w:tc>
        <w:tc>
          <w:tcPr>
            <w:tcW w:w="2127" w:type="dxa"/>
            <w:vAlign w:val="center"/>
          </w:tcPr>
          <w:p w14:paraId="769431C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3F3B0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4FE68A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散热器限高</w:t>
            </w:r>
          </w:p>
        </w:tc>
        <w:tc>
          <w:tcPr>
            <w:tcW w:w="2126" w:type="dxa"/>
            <w:vAlign w:val="center"/>
          </w:tcPr>
          <w:p w14:paraId="66D528D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CoolerLimit</w:t>
            </w:r>
          </w:p>
        </w:tc>
        <w:tc>
          <w:tcPr>
            <w:tcW w:w="2127" w:type="dxa"/>
            <w:vAlign w:val="center"/>
          </w:tcPr>
          <w:p w14:paraId="194DC46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E3B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17DB65A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侧透设计</w:t>
            </w:r>
          </w:p>
        </w:tc>
        <w:tc>
          <w:tcPr>
            <w:tcW w:w="2126" w:type="dxa"/>
            <w:vAlign w:val="center"/>
          </w:tcPr>
          <w:p w14:paraId="01E0154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SidePanel</w:t>
            </w:r>
          </w:p>
        </w:tc>
        <w:tc>
          <w:tcPr>
            <w:tcW w:w="2127" w:type="dxa"/>
            <w:vAlign w:val="center"/>
          </w:tcPr>
          <w:p w14:paraId="03FE89E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123B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C5E6E0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26" w:type="dxa"/>
            <w:vAlign w:val="center"/>
          </w:tcPr>
          <w:p w14:paraId="18F0A93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27" w:type="dxa"/>
            <w:vAlign w:val="center"/>
          </w:tcPr>
          <w:p w14:paraId="6D1A9B4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5B7D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33AC8C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26" w:type="dxa"/>
            <w:vAlign w:val="center"/>
          </w:tcPr>
          <w:p w14:paraId="605C800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27" w:type="dxa"/>
            <w:vAlign w:val="center"/>
          </w:tcPr>
          <w:p w14:paraId="272C99C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259C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467E5E7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26" w:type="dxa"/>
            <w:vAlign w:val="center"/>
          </w:tcPr>
          <w:p w14:paraId="67B42C3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27" w:type="dxa"/>
            <w:vAlign w:val="center"/>
          </w:tcPr>
          <w:p w14:paraId="39FF648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08CA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4DF1433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26" w:type="dxa"/>
            <w:vAlign w:val="center"/>
          </w:tcPr>
          <w:p w14:paraId="2B0D57D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27" w:type="dxa"/>
            <w:vAlign w:val="center"/>
          </w:tcPr>
          <w:p w14:paraId="064E716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40F6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C93CEF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26" w:type="dxa"/>
            <w:vAlign w:val="center"/>
          </w:tcPr>
          <w:p w14:paraId="7F8DA82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27" w:type="dxa"/>
            <w:vAlign w:val="center"/>
          </w:tcPr>
          <w:p w14:paraId="1C621EA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1D57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555180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26" w:type="dxa"/>
            <w:vAlign w:val="center"/>
          </w:tcPr>
          <w:p w14:paraId="7C3295F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27" w:type="dxa"/>
            <w:vAlign w:val="center"/>
          </w:tcPr>
          <w:p w14:paraId="141FCB5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064F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3C6FC82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26" w:type="dxa"/>
            <w:vAlign w:val="center"/>
          </w:tcPr>
          <w:p w14:paraId="2D6A2D8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27" w:type="dxa"/>
            <w:vAlign w:val="center"/>
          </w:tcPr>
          <w:p w14:paraId="2437FC0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19D9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50FB51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26" w:type="dxa"/>
            <w:vAlign w:val="center"/>
          </w:tcPr>
          <w:p w14:paraId="15BCC76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27" w:type="dxa"/>
            <w:vAlign w:val="center"/>
          </w:tcPr>
          <w:p w14:paraId="28A6E46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05DC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12EE04A">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26" w:type="dxa"/>
            <w:vAlign w:val="center"/>
          </w:tcPr>
          <w:p w14:paraId="508EB95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27" w:type="dxa"/>
            <w:vAlign w:val="center"/>
          </w:tcPr>
          <w:p w14:paraId="5A5045C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27EA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7CCB7F7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26" w:type="dxa"/>
            <w:vAlign w:val="center"/>
          </w:tcPr>
          <w:p w14:paraId="7D7FB62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27" w:type="dxa"/>
            <w:vAlign w:val="center"/>
          </w:tcPr>
          <w:p w14:paraId="343C0A4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7B1E835F">
      <w:pPr>
        <w:spacing w:line="360" w:lineRule="auto"/>
        <w:jc w:val="left"/>
        <w:rPr>
          <w:rFonts w:hint="eastAsia" w:ascii="宋体" w:hAnsi="宋体" w:eastAsia="宋体"/>
          <w:b/>
          <w:bCs/>
          <w:szCs w:val="21"/>
        </w:rPr>
      </w:pPr>
      <w:commentRangeStart w:id="3"/>
      <w:r>
        <w:rPr>
          <w:rFonts w:hint="eastAsia" w:ascii="宋体" w:hAnsi="宋体" w:eastAsia="宋体"/>
          <w:b/>
          <w:bCs/>
          <w:szCs w:val="21"/>
        </w:rPr>
        <w:t>电源子类表3.1.4.8所示：</w:t>
      </w:r>
      <w:commentRangeEnd w:id="3"/>
      <w:r>
        <w:rPr>
          <w:rStyle w:val="16"/>
        </w:rPr>
        <w:commentReference w:id="3"/>
      </w:r>
    </w:p>
    <w:p w14:paraId="0E11C062">
      <w:pPr>
        <w:spacing w:line="360" w:lineRule="auto"/>
        <w:jc w:val="center"/>
        <w:rPr>
          <w:rFonts w:hint="eastAsia" w:ascii="宋体" w:hAnsi="宋体" w:eastAsia="宋体"/>
          <w:szCs w:val="21"/>
        </w:rPr>
      </w:pPr>
      <w:r>
        <w:rPr>
          <w:rFonts w:hint="eastAsia" w:ascii="宋体" w:hAnsi="宋体" w:eastAsia="宋体"/>
          <w:szCs w:val="21"/>
        </w:rPr>
        <w:t>表3.1.4.8PowerSupply_Inf类属性表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6485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077694D">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中文名</w:t>
            </w:r>
          </w:p>
        </w:tc>
        <w:tc>
          <w:tcPr>
            <w:tcW w:w="2130" w:type="dxa"/>
            <w:vAlign w:val="center"/>
          </w:tcPr>
          <w:p w14:paraId="22F68467">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英文名</w:t>
            </w:r>
          </w:p>
        </w:tc>
        <w:tc>
          <w:tcPr>
            <w:tcW w:w="2131" w:type="dxa"/>
            <w:vAlign w:val="center"/>
          </w:tcPr>
          <w:p w14:paraId="48B89367">
            <w:pPr>
              <w:widowControl/>
              <w:jc w:val="center"/>
              <w:rPr>
                <w:rFonts w:hint="eastAsia" w:ascii="宋体" w:hAnsi="宋体" w:eastAsia="宋体" w:cs="宋体"/>
                <w:szCs w:val="21"/>
              </w:rPr>
            </w:pPr>
            <w:r>
              <w:rPr>
                <w:rFonts w:hint="eastAsia" w:ascii="宋体" w:hAnsi="宋体" w:eastAsia="宋体" w:cs="宋体"/>
                <w:b/>
                <w:bCs/>
                <w:color w:val="000000"/>
                <w:kern w:val="0"/>
                <w:szCs w:val="21"/>
                <w:lang w:bidi="ar"/>
              </w:rPr>
              <w:t>数据类型</w:t>
            </w:r>
          </w:p>
        </w:tc>
      </w:tr>
      <w:tr w14:paraId="2DFD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48C9348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电源 ID</w:t>
            </w:r>
          </w:p>
        </w:tc>
        <w:tc>
          <w:tcPr>
            <w:tcW w:w="2130" w:type="dxa"/>
            <w:vAlign w:val="center"/>
          </w:tcPr>
          <w:p w14:paraId="0C802CF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PSID</w:t>
            </w:r>
          </w:p>
        </w:tc>
        <w:tc>
          <w:tcPr>
            <w:tcW w:w="2131" w:type="dxa"/>
            <w:vAlign w:val="center"/>
          </w:tcPr>
          <w:p w14:paraId="0F2E87F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931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6BF77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硬件 ID</w:t>
            </w:r>
          </w:p>
        </w:tc>
        <w:tc>
          <w:tcPr>
            <w:tcW w:w="2130" w:type="dxa"/>
            <w:vAlign w:val="center"/>
          </w:tcPr>
          <w:p w14:paraId="03895DF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131" w:type="dxa"/>
            <w:vAlign w:val="center"/>
          </w:tcPr>
          <w:p w14:paraId="1C66254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C99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4CA59B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电源类型</w:t>
            </w:r>
          </w:p>
        </w:tc>
        <w:tc>
          <w:tcPr>
            <w:tcW w:w="2130" w:type="dxa"/>
            <w:vAlign w:val="center"/>
          </w:tcPr>
          <w:p w14:paraId="67AF1A2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PSType</w:t>
            </w:r>
          </w:p>
        </w:tc>
        <w:tc>
          <w:tcPr>
            <w:tcW w:w="2131" w:type="dxa"/>
            <w:vAlign w:val="center"/>
          </w:tcPr>
          <w:p w14:paraId="590FB38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1D8C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2849718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额定功率</w:t>
            </w:r>
          </w:p>
        </w:tc>
        <w:tc>
          <w:tcPr>
            <w:tcW w:w="2130" w:type="dxa"/>
            <w:vAlign w:val="center"/>
          </w:tcPr>
          <w:p w14:paraId="12875B6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RatedPower</w:t>
            </w:r>
          </w:p>
        </w:tc>
        <w:tc>
          <w:tcPr>
            <w:tcW w:w="2131" w:type="dxa"/>
            <w:vAlign w:val="center"/>
          </w:tcPr>
          <w:p w14:paraId="20EC0D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5E61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F11F67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80PLUS 认证</w:t>
            </w:r>
          </w:p>
        </w:tc>
        <w:tc>
          <w:tcPr>
            <w:tcW w:w="2130" w:type="dxa"/>
            <w:vAlign w:val="center"/>
          </w:tcPr>
          <w:p w14:paraId="28EB3C6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80PlusCert</w:t>
            </w:r>
          </w:p>
        </w:tc>
        <w:tc>
          <w:tcPr>
            <w:tcW w:w="2131" w:type="dxa"/>
            <w:vAlign w:val="center"/>
          </w:tcPr>
          <w:p w14:paraId="0C82275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0D40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A008C7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模组类型</w:t>
            </w:r>
          </w:p>
        </w:tc>
        <w:tc>
          <w:tcPr>
            <w:tcW w:w="2130" w:type="dxa"/>
            <w:vAlign w:val="center"/>
          </w:tcPr>
          <w:p w14:paraId="37F4D21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ModularType</w:t>
            </w:r>
          </w:p>
        </w:tc>
        <w:tc>
          <w:tcPr>
            <w:tcW w:w="2131" w:type="dxa"/>
            <w:vAlign w:val="center"/>
          </w:tcPr>
          <w:p w14:paraId="06A2D35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varchar(20)</w:t>
            </w:r>
          </w:p>
        </w:tc>
      </w:tr>
      <w:tr w14:paraId="6EF7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C98F00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创建用户 ID（管理员 ID）</w:t>
            </w:r>
          </w:p>
        </w:tc>
        <w:tc>
          <w:tcPr>
            <w:tcW w:w="2130" w:type="dxa"/>
            <w:vAlign w:val="center"/>
          </w:tcPr>
          <w:p w14:paraId="6BF5599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UserID</w:t>
            </w:r>
          </w:p>
        </w:tc>
        <w:tc>
          <w:tcPr>
            <w:tcW w:w="2131" w:type="dxa"/>
            <w:vAlign w:val="center"/>
          </w:tcPr>
          <w:p w14:paraId="6C3ED7B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45B0E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7198BF9">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硬件名称</w:t>
            </w:r>
          </w:p>
        </w:tc>
        <w:tc>
          <w:tcPr>
            <w:tcW w:w="2130" w:type="dxa"/>
            <w:vAlign w:val="center"/>
          </w:tcPr>
          <w:p w14:paraId="38C3CD5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HardwareName</w:t>
            </w:r>
          </w:p>
        </w:tc>
        <w:tc>
          <w:tcPr>
            <w:tcW w:w="2131" w:type="dxa"/>
            <w:vAlign w:val="center"/>
          </w:tcPr>
          <w:p w14:paraId="754F898B">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5AE2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EAD3FD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硬件类别</w:t>
            </w:r>
          </w:p>
        </w:tc>
        <w:tc>
          <w:tcPr>
            <w:tcW w:w="2130" w:type="dxa"/>
            <w:vAlign w:val="center"/>
          </w:tcPr>
          <w:p w14:paraId="74B2A9F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HardwareType</w:t>
            </w:r>
          </w:p>
        </w:tc>
        <w:tc>
          <w:tcPr>
            <w:tcW w:w="2131" w:type="dxa"/>
            <w:vAlign w:val="center"/>
          </w:tcPr>
          <w:p w14:paraId="0FFE57C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varchar（如 CPU、显卡、主板、内存、硬盘等）</w:t>
            </w:r>
          </w:p>
        </w:tc>
      </w:tr>
      <w:tr w14:paraId="00DA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D0AC94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硬件品牌</w:t>
            </w:r>
          </w:p>
        </w:tc>
        <w:tc>
          <w:tcPr>
            <w:tcW w:w="2130" w:type="dxa"/>
            <w:vAlign w:val="center"/>
          </w:tcPr>
          <w:p w14:paraId="09BB3B0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HardwareBrand</w:t>
            </w:r>
          </w:p>
        </w:tc>
        <w:tc>
          <w:tcPr>
            <w:tcW w:w="2131" w:type="dxa"/>
            <w:vAlign w:val="center"/>
          </w:tcPr>
          <w:p w14:paraId="56916F6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0326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192094FE">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硬件型号</w:t>
            </w:r>
          </w:p>
        </w:tc>
        <w:tc>
          <w:tcPr>
            <w:tcW w:w="2130" w:type="dxa"/>
            <w:vAlign w:val="center"/>
          </w:tcPr>
          <w:p w14:paraId="26FE0EA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HardwareModel</w:t>
            </w:r>
          </w:p>
        </w:tc>
        <w:tc>
          <w:tcPr>
            <w:tcW w:w="2131" w:type="dxa"/>
            <w:vAlign w:val="center"/>
          </w:tcPr>
          <w:p w14:paraId="0AD7C32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w:t>
            </w:r>
          </w:p>
        </w:tc>
      </w:tr>
      <w:tr w14:paraId="3BB6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07D4EB06">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硬件价格</w:t>
            </w:r>
          </w:p>
        </w:tc>
        <w:tc>
          <w:tcPr>
            <w:tcW w:w="2130" w:type="dxa"/>
            <w:vAlign w:val="center"/>
          </w:tcPr>
          <w:p w14:paraId="122D5E23">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HardwarePrice</w:t>
            </w:r>
          </w:p>
        </w:tc>
        <w:tc>
          <w:tcPr>
            <w:tcW w:w="2131" w:type="dxa"/>
            <w:vAlign w:val="center"/>
          </w:tcPr>
          <w:p w14:paraId="2343AE2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decimal</w:t>
            </w:r>
          </w:p>
        </w:tc>
      </w:tr>
      <w:tr w14:paraId="0DAB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74C1551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审核状态</w:t>
            </w:r>
          </w:p>
        </w:tc>
        <w:tc>
          <w:tcPr>
            <w:tcW w:w="2130" w:type="dxa"/>
            <w:vAlign w:val="center"/>
          </w:tcPr>
          <w:p w14:paraId="12F6BF35">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AuditState</w:t>
            </w:r>
          </w:p>
        </w:tc>
        <w:tc>
          <w:tcPr>
            <w:tcW w:w="2131" w:type="dxa"/>
            <w:vAlign w:val="center"/>
          </w:tcPr>
          <w:p w14:paraId="368A55B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varchar（待审核、审核通过、审核未通过）</w:t>
            </w:r>
          </w:p>
        </w:tc>
      </w:tr>
      <w:tr w14:paraId="6D90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6DB9115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发布时间</w:t>
            </w:r>
          </w:p>
        </w:tc>
        <w:tc>
          <w:tcPr>
            <w:tcW w:w="2130" w:type="dxa"/>
            <w:vAlign w:val="center"/>
          </w:tcPr>
          <w:p w14:paraId="7B987450">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PublishTime</w:t>
            </w:r>
          </w:p>
        </w:tc>
        <w:tc>
          <w:tcPr>
            <w:tcW w:w="2131" w:type="dxa"/>
            <w:vAlign w:val="center"/>
          </w:tcPr>
          <w:p w14:paraId="007291B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37F0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5777F19D">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审核时间</w:t>
            </w:r>
          </w:p>
        </w:tc>
        <w:tc>
          <w:tcPr>
            <w:tcW w:w="2130" w:type="dxa"/>
            <w:vAlign w:val="center"/>
          </w:tcPr>
          <w:p w14:paraId="50687584">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AuditTime</w:t>
            </w:r>
          </w:p>
        </w:tc>
        <w:tc>
          <w:tcPr>
            <w:tcW w:w="2131" w:type="dxa"/>
            <w:vAlign w:val="center"/>
          </w:tcPr>
          <w:p w14:paraId="46403201">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w:t>
            </w:r>
          </w:p>
        </w:tc>
      </w:tr>
      <w:tr w14:paraId="5E57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center"/>
          </w:tcPr>
          <w:p w14:paraId="3774303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更新时间</w:t>
            </w:r>
          </w:p>
        </w:tc>
        <w:tc>
          <w:tcPr>
            <w:tcW w:w="2130" w:type="dxa"/>
            <w:vAlign w:val="center"/>
          </w:tcPr>
          <w:p w14:paraId="7AC5E4BF">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UpdateTime</w:t>
            </w:r>
          </w:p>
        </w:tc>
        <w:tc>
          <w:tcPr>
            <w:tcW w:w="2131" w:type="dxa"/>
            <w:vAlign w:val="center"/>
          </w:tcPr>
          <w:p w14:paraId="26A421F8">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datetime（硬件信息修改后的更新时间）</w:t>
            </w:r>
          </w:p>
        </w:tc>
      </w:tr>
    </w:tbl>
    <w:p w14:paraId="108B6D41">
      <w:pPr>
        <w:spacing w:line="360" w:lineRule="auto"/>
        <w:jc w:val="center"/>
        <w:rPr>
          <w:rFonts w:hint="eastAsia" w:ascii="宋体" w:hAnsi="宋体" w:eastAsia="宋体"/>
          <w:szCs w:val="21"/>
        </w:rPr>
      </w:pPr>
    </w:p>
    <w:p w14:paraId="0D967573">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Evaluation</w:t>
      </w:r>
      <w:r>
        <w:rPr>
          <w:rFonts w:ascii="宋体" w:hAnsi="宋体" w:eastAsia="宋体"/>
          <w:b/>
          <w:bCs/>
          <w:szCs w:val="21"/>
        </w:rPr>
        <w:t>（</w:t>
      </w:r>
      <w:r>
        <w:rPr>
          <w:rFonts w:hint="eastAsia" w:ascii="宋体" w:hAnsi="宋体" w:eastAsia="宋体"/>
          <w:b/>
          <w:bCs/>
          <w:szCs w:val="21"/>
        </w:rPr>
        <w:t>测评</w:t>
      </w:r>
      <w:r>
        <w:rPr>
          <w:rFonts w:ascii="宋体" w:hAnsi="宋体" w:eastAsia="宋体"/>
          <w:b/>
          <w:bCs/>
          <w:szCs w:val="21"/>
        </w:rPr>
        <w:t>类）</w:t>
      </w:r>
    </w:p>
    <w:p w14:paraId="60246B75">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5</w:t>
      </w:r>
      <w:r>
        <w:rPr>
          <w:rFonts w:ascii="宋体" w:hAnsi="宋体" w:eastAsia="宋体"/>
          <w:b/>
          <w:bCs/>
          <w:szCs w:val="21"/>
        </w:rPr>
        <w:t>所示：</w:t>
      </w:r>
    </w:p>
    <w:p w14:paraId="703B478F">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5</w:t>
      </w:r>
      <w:r>
        <w:rPr>
          <w:rFonts w:ascii="宋体" w:hAnsi="宋体" w:eastAsia="宋体"/>
          <w:szCs w:val="21"/>
        </w:rPr>
        <w:t xml:space="preserve"> </w:t>
      </w:r>
      <w:r>
        <w:rPr>
          <w:rFonts w:hint="eastAsia" w:ascii="宋体" w:hAnsi="宋体" w:eastAsia="宋体"/>
          <w:szCs w:val="21"/>
        </w:rPr>
        <w:t>Evaluation</w:t>
      </w:r>
      <w:r>
        <w:rPr>
          <w:rFonts w:ascii="宋体" w:hAnsi="宋体" w:eastAsia="宋体"/>
          <w:szCs w:val="21"/>
        </w:rPr>
        <w:t>类属性表</w:t>
      </w:r>
    </w:p>
    <w:tbl>
      <w:tblPr>
        <w:tblStyle w:val="10"/>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4BE9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D3533E8">
            <w:pPr>
              <w:spacing w:line="360" w:lineRule="auto"/>
              <w:jc w:val="center"/>
              <w:rPr>
                <w:rFonts w:hint="eastAsia" w:ascii="宋体" w:hAnsi="宋体" w:eastAsia="宋体" w:cs="宋体"/>
                <w:szCs w:val="21"/>
              </w:rPr>
            </w:pPr>
            <w:r>
              <w:rPr>
                <w:rFonts w:hint="eastAsia" w:ascii="宋体" w:hAnsi="宋体" w:eastAsia="宋体" w:cs="宋体"/>
                <w:szCs w:val="21"/>
              </w:rPr>
              <w:t>中文名</w:t>
            </w:r>
          </w:p>
        </w:tc>
        <w:tc>
          <w:tcPr>
            <w:tcW w:w="2521" w:type="dxa"/>
          </w:tcPr>
          <w:p w14:paraId="6D1527F7">
            <w:pPr>
              <w:spacing w:line="360" w:lineRule="auto"/>
              <w:jc w:val="center"/>
              <w:rPr>
                <w:rFonts w:hint="eastAsia" w:ascii="宋体" w:hAnsi="宋体" w:eastAsia="宋体" w:cs="宋体"/>
                <w:szCs w:val="21"/>
              </w:rPr>
            </w:pPr>
            <w:r>
              <w:rPr>
                <w:rFonts w:hint="eastAsia" w:ascii="宋体" w:hAnsi="宋体" w:eastAsia="宋体" w:cs="宋体"/>
                <w:szCs w:val="21"/>
              </w:rPr>
              <w:t>英文名</w:t>
            </w:r>
          </w:p>
        </w:tc>
        <w:tc>
          <w:tcPr>
            <w:tcW w:w="2091" w:type="dxa"/>
          </w:tcPr>
          <w:p w14:paraId="5FAB2304">
            <w:pPr>
              <w:spacing w:line="360" w:lineRule="auto"/>
              <w:jc w:val="center"/>
              <w:rPr>
                <w:rFonts w:hint="eastAsia" w:ascii="宋体" w:hAnsi="宋体" w:eastAsia="宋体" w:cs="宋体"/>
                <w:szCs w:val="21"/>
              </w:rPr>
            </w:pPr>
            <w:r>
              <w:rPr>
                <w:rFonts w:hint="eastAsia" w:ascii="宋体" w:hAnsi="宋体" w:eastAsia="宋体" w:cs="宋体"/>
                <w:szCs w:val="21"/>
              </w:rPr>
              <w:t>数据类型</w:t>
            </w:r>
          </w:p>
        </w:tc>
      </w:tr>
      <w:tr w14:paraId="58DE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067814E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测评 ID</w:t>
            </w:r>
          </w:p>
        </w:tc>
        <w:tc>
          <w:tcPr>
            <w:tcW w:w="2521" w:type="dxa"/>
            <w:vAlign w:val="center"/>
          </w:tcPr>
          <w:p w14:paraId="47C70E0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EvaluationID</w:t>
            </w:r>
          </w:p>
        </w:tc>
        <w:tc>
          <w:tcPr>
            <w:tcW w:w="2091" w:type="dxa"/>
            <w:vAlign w:val="center"/>
          </w:tcPr>
          <w:p w14:paraId="3A7205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0BE3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7DF4750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发布用户 ID</w:t>
            </w:r>
          </w:p>
        </w:tc>
        <w:tc>
          <w:tcPr>
            <w:tcW w:w="2521" w:type="dxa"/>
            <w:vAlign w:val="center"/>
          </w:tcPr>
          <w:p w14:paraId="263A613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UserID</w:t>
            </w:r>
          </w:p>
        </w:tc>
        <w:tc>
          <w:tcPr>
            <w:tcW w:w="2091" w:type="dxa"/>
            <w:vAlign w:val="center"/>
          </w:tcPr>
          <w:p w14:paraId="28B136F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7831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63B089C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关联硬件 ID</w:t>
            </w:r>
          </w:p>
        </w:tc>
        <w:tc>
          <w:tcPr>
            <w:tcW w:w="2521" w:type="dxa"/>
            <w:vAlign w:val="center"/>
          </w:tcPr>
          <w:p w14:paraId="06A277A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091" w:type="dxa"/>
            <w:vAlign w:val="center"/>
          </w:tcPr>
          <w:p w14:paraId="21D50BC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7A52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55B142E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测评标题</w:t>
            </w:r>
          </w:p>
        </w:tc>
        <w:tc>
          <w:tcPr>
            <w:tcW w:w="2521" w:type="dxa"/>
            <w:vAlign w:val="center"/>
          </w:tcPr>
          <w:p w14:paraId="0C608A9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EvaluationTitle</w:t>
            </w:r>
          </w:p>
        </w:tc>
        <w:tc>
          <w:tcPr>
            <w:tcW w:w="2091" w:type="dxa"/>
            <w:vAlign w:val="center"/>
          </w:tcPr>
          <w:p w14:paraId="6EB0665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2795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67269AF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审核状态</w:t>
            </w:r>
          </w:p>
        </w:tc>
        <w:tc>
          <w:tcPr>
            <w:tcW w:w="2521" w:type="dxa"/>
            <w:vAlign w:val="center"/>
          </w:tcPr>
          <w:p w14:paraId="4F13528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AuditState</w:t>
            </w:r>
          </w:p>
        </w:tc>
        <w:tc>
          <w:tcPr>
            <w:tcW w:w="2091" w:type="dxa"/>
            <w:vAlign w:val="center"/>
          </w:tcPr>
          <w:p w14:paraId="33515D8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varchar（待审核、审核通过、审核未通过）</w:t>
            </w:r>
          </w:p>
        </w:tc>
      </w:tr>
      <w:tr w14:paraId="5977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889770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发布时间</w:t>
            </w:r>
          </w:p>
        </w:tc>
        <w:tc>
          <w:tcPr>
            <w:tcW w:w="2521" w:type="dxa"/>
            <w:vAlign w:val="center"/>
          </w:tcPr>
          <w:p w14:paraId="5CA8680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PublishTime</w:t>
            </w:r>
          </w:p>
        </w:tc>
        <w:tc>
          <w:tcPr>
            <w:tcW w:w="2091" w:type="dxa"/>
            <w:vAlign w:val="center"/>
          </w:tcPr>
          <w:p w14:paraId="43AC245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404A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16BE1B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审核时间</w:t>
            </w:r>
          </w:p>
        </w:tc>
        <w:tc>
          <w:tcPr>
            <w:tcW w:w="2521" w:type="dxa"/>
            <w:vAlign w:val="center"/>
          </w:tcPr>
          <w:p w14:paraId="62BF52A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AuditTime</w:t>
            </w:r>
          </w:p>
        </w:tc>
        <w:tc>
          <w:tcPr>
            <w:tcW w:w="2091" w:type="dxa"/>
            <w:vAlign w:val="center"/>
          </w:tcPr>
          <w:p w14:paraId="60D3498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5917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0F966D51">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测评-性能测试数据</w:t>
            </w:r>
          </w:p>
        </w:tc>
        <w:tc>
          <w:tcPr>
            <w:tcW w:w="2521" w:type="dxa"/>
            <w:vAlign w:val="center"/>
          </w:tcPr>
          <w:p w14:paraId="0CEF98F4">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PerfTestData</w:t>
            </w:r>
          </w:p>
        </w:tc>
        <w:tc>
          <w:tcPr>
            <w:tcW w:w="2091" w:type="dxa"/>
            <w:vAlign w:val="center"/>
          </w:tcPr>
          <w:p w14:paraId="74B75766">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text</w:t>
            </w:r>
          </w:p>
        </w:tc>
      </w:tr>
      <w:tr w14:paraId="46C7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3C3FC497">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测评-使用体验</w:t>
            </w:r>
          </w:p>
        </w:tc>
        <w:tc>
          <w:tcPr>
            <w:tcW w:w="2521" w:type="dxa"/>
            <w:vAlign w:val="center"/>
          </w:tcPr>
          <w:p w14:paraId="2FA8C222">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UsageExperience</w:t>
            </w:r>
          </w:p>
        </w:tc>
        <w:tc>
          <w:tcPr>
            <w:tcW w:w="2091" w:type="dxa"/>
            <w:vAlign w:val="center"/>
          </w:tcPr>
          <w:p w14:paraId="467B7D2C">
            <w:pPr>
              <w:widowControl/>
              <w:jc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text</w:t>
            </w:r>
          </w:p>
        </w:tc>
      </w:tr>
      <w:tr w14:paraId="2EFA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vAlign w:val="center"/>
          </w:tcPr>
          <w:p w14:paraId="41D6E9EC">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测评 - 优缺点分析</w:t>
            </w:r>
          </w:p>
        </w:tc>
        <w:tc>
          <w:tcPr>
            <w:tcW w:w="2521" w:type="dxa"/>
            <w:vAlign w:val="center"/>
          </w:tcPr>
          <w:p w14:paraId="10CC3689">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ProsAndCons</w:t>
            </w:r>
          </w:p>
        </w:tc>
        <w:tc>
          <w:tcPr>
            <w:tcW w:w="2091" w:type="dxa"/>
            <w:vAlign w:val="center"/>
          </w:tcPr>
          <w:p w14:paraId="76D5FA9F">
            <w:pPr>
              <w:widowControl/>
              <w:jc w:val="center"/>
              <w:rPr>
                <w:rFonts w:hint="eastAsia" w:ascii="宋体" w:hAnsi="宋体" w:eastAsia="宋体" w:cs="宋体"/>
                <w:color w:val="000000"/>
                <w:kern w:val="0"/>
                <w:szCs w:val="21"/>
                <w:lang w:bidi="ar"/>
              </w:rPr>
            </w:pPr>
            <w:r>
              <w:rPr>
                <w:rFonts w:hint="eastAsia" w:ascii="宋体" w:hAnsi="宋体" w:eastAsia="宋体" w:cs="宋体"/>
                <w:szCs w:val="21"/>
              </w:rPr>
              <w:t>text</w:t>
            </w:r>
          </w:p>
        </w:tc>
      </w:tr>
    </w:tbl>
    <w:p w14:paraId="34836FA9">
      <w:pPr>
        <w:spacing w:line="360" w:lineRule="auto"/>
        <w:rPr>
          <w:rFonts w:hint="eastAsia" w:ascii="宋体" w:hAnsi="宋体" w:eastAsia="宋体"/>
          <w:szCs w:val="21"/>
        </w:rPr>
      </w:pPr>
    </w:p>
    <w:p w14:paraId="10C5A6E6">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09A07F2E">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6所示：</w:t>
      </w:r>
    </w:p>
    <w:p w14:paraId="6D3BAEF9">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6</w:t>
      </w:r>
      <w:r>
        <w:rPr>
          <w:rFonts w:ascii="宋体" w:hAnsi="宋体" w:eastAsia="宋体"/>
          <w:szCs w:val="21"/>
        </w:rPr>
        <w:t xml:space="preserve"> Comment</w:t>
      </w:r>
      <w:r>
        <w:rPr>
          <w:rFonts w:hint="eastAsia"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A45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5B46731">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14E78976">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191325C">
            <w:pPr>
              <w:spacing w:line="360" w:lineRule="auto"/>
              <w:jc w:val="center"/>
              <w:rPr>
                <w:rFonts w:hint="eastAsia" w:ascii="宋体" w:hAnsi="宋体" w:eastAsia="宋体"/>
                <w:szCs w:val="21"/>
              </w:rPr>
            </w:pPr>
            <w:r>
              <w:rPr>
                <w:rFonts w:hint="eastAsia" w:ascii="宋体" w:hAnsi="宋体" w:eastAsia="宋体"/>
                <w:szCs w:val="21"/>
              </w:rPr>
              <w:t>数据类型</w:t>
            </w:r>
          </w:p>
        </w:tc>
      </w:tr>
      <w:tr w14:paraId="622A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FEF36E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评论 ID</w:t>
            </w:r>
          </w:p>
        </w:tc>
        <w:tc>
          <w:tcPr>
            <w:tcW w:w="2277" w:type="dxa"/>
            <w:tcBorders>
              <w:top w:val="single" w:color="auto" w:sz="4" w:space="0"/>
              <w:left w:val="single" w:color="auto" w:sz="4" w:space="0"/>
              <w:bottom w:val="single" w:color="auto" w:sz="4" w:space="0"/>
              <w:right w:val="single" w:color="auto" w:sz="4" w:space="0"/>
            </w:tcBorders>
            <w:vAlign w:val="center"/>
          </w:tcPr>
          <w:p w14:paraId="0719CE2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CommentID</w:t>
            </w:r>
          </w:p>
        </w:tc>
        <w:tc>
          <w:tcPr>
            <w:tcW w:w="2335" w:type="dxa"/>
            <w:tcBorders>
              <w:top w:val="single" w:color="auto" w:sz="4" w:space="0"/>
              <w:left w:val="single" w:color="auto" w:sz="4" w:space="0"/>
              <w:bottom w:val="single" w:color="auto" w:sz="4" w:space="0"/>
              <w:right w:val="single" w:color="auto" w:sz="4" w:space="0"/>
            </w:tcBorders>
            <w:vAlign w:val="center"/>
          </w:tcPr>
          <w:p w14:paraId="040580C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5359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099B68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关联测评 ID</w:t>
            </w:r>
          </w:p>
        </w:tc>
        <w:tc>
          <w:tcPr>
            <w:tcW w:w="2277" w:type="dxa"/>
            <w:tcBorders>
              <w:top w:val="single" w:color="auto" w:sz="4" w:space="0"/>
              <w:left w:val="single" w:color="auto" w:sz="4" w:space="0"/>
              <w:bottom w:val="single" w:color="auto" w:sz="4" w:space="0"/>
              <w:right w:val="single" w:color="auto" w:sz="4" w:space="0"/>
            </w:tcBorders>
            <w:vAlign w:val="center"/>
          </w:tcPr>
          <w:p w14:paraId="73FCDB5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EvaluationID</w:t>
            </w:r>
          </w:p>
        </w:tc>
        <w:tc>
          <w:tcPr>
            <w:tcW w:w="2335" w:type="dxa"/>
            <w:tcBorders>
              <w:top w:val="single" w:color="auto" w:sz="4" w:space="0"/>
              <w:left w:val="single" w:color="auto" w:sz="4" w:space="0"/>
              <w:bottom w:val="single" w:color="auto" w:sz="4" w:space="0"/>
              <w:right w:val="single" w:color="auto" w:sz="4" w:space="0"/>
            </w:tcBorders>
            <w:vAlign w:val="center"/>
          </w:tcPr>
          <w:p w14:paraId="4676B70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BAE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046D19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评论者 ID</w:t>
            </w:r>
          </w:p>
        </w:tc>
        <w:tc>
          <w:tcPr>
            <w:tcW w:w="2277" w:type="dxa"/>
            <w:tcBorders>
              <w:top w:val="single" w:color="auto" w:sz="4" w:space="0"/>
              <w:left w:val="single" w:color="auto" w:sz="4" w:space="0"/>
              <w:bottom w:val="single" w:color="auto" w:sz="4" w:space="0"/>
              <w:right w:val="single" w:color="auto" w:sz="4" w:space="0"/>
            </w:tcBorders>
            <w:vAlign w:val="center"/>
          </w:tcPr>
          <w:p w14:paraId="57E2D0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userID</w:t>
            </w:r>
          </w:p>
        </w:tc>
        <w:tc>
          <w:tcPr>
            <w:tcW w:w="2335" w:type="dxa"/>
            <w:tcBorders>
              <w:top w:val="single" w:color="auto" w:sz="4" w:space="0"/>
              <w:left w:val="single" w:color="auto" w:sz="4" w:space="0"/>
              <w:bottom w:val="single" w:color="auto" w:sz="4" w:space="0"/>
              <w:right w:val="single" w:color="auto" w:sz="4" w:space="0"/>
            </w:tcBorders>
            <w:vAlign w:val="center"/>
          </w:tcPr>
          <w:p w14:paraId="33652E5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0330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06C718E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评论内容</w:t>
            </w:r>
          </w:p>
        </w:tc>
        <w:tc>
          <w:tcPr>
            <w:tcW w:w="2277" w:type="dxa"/>
            <w:tcBorders>
              <w:top w:val="single" w:color="auto" w:sz="4" w:space="0"/>
              <w:left w:val="single" w:color="auto" w:sz="4" w:space="0"/>
              <w:bottom w:val="single" w:color="auto" w:sz="4" w:space="0"/>
              <w:right w:val="single" w:color="auto" w:sz="4" w:space="0"/>
            </w:tcBorders>
            <w:vAlign w:val="center"/>
          </w:tcPr>
          <w:p w14:paraId="1F12DE6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Content</w:t>
            </w:r>
          </w:p>
        </w:tc>
        <w:tc>
          <w:tcPr>
            <w:tcW w:w="2335" w:type="dxa"/>
            <w:tcBorders>
              <w:top w:val="single" w:color="auto" w:sz="4" w:space="0"/>
              <w:left w:val="single" w:color="auto" w:sz="4" w:space="0"/>
              <w:bottom w:val="single" w:color="auto" w:sz="4" w:space="0"/>
              <w:right w:val="single" w:color="auto" w:sz="4" w:space="0"/>
            </w:tcBorders>
            <w:vAlign w:val="center"/>
          </w:tcPr>
          <w:p w14:paraId="31EA439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text</w:t>
            </w:r>
          </w:p>
        </w:tc>
      </w:tr>
      <w:tr w14:paraId="61D5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1731604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审核状态</w:t>
            </w:r>
          </w:p>
        </w:tc>
        <w:tc>
          <w:tcPr>
            <w:tcW w:w="2277" w:type="dxa"/>
            <w:tcBorders>
              <w:top w:val="single" w:color="auto" w:sz="4" w:space="0"/>
              <w:left w:val="single" w:color="auto" w:sz="4" w:space="0"/>
              <w:bottom w:val="single" w:color="auto" w:sz="4" w:space="0"/>
              <w:right w:val="single" w:color="auto" w:sz="4" w:space="0"/>
            </w:tcBorders>
            <w:vAlign w:val="center"/>
          </w:tcPr>
          <w:p w14:paraId="5C46D33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AuditState</w:t>
            </w:r>
          </w:p>
        </w:tc>
        <w:tc>
          <w:tcPr>
            <w:tcW w:w="2335" w:type="dxa"/>
            <w:tcBorders>
              <w:top w:val="single" w:color="auto" w:sz="4" w:space="0"/>
              <w:left w:val="single" w:color="auto" w:sz="4" w:space="0"/>
              <w:bottom w:val="single" w:color="auto" w:sz="4" w:space="0"/>
              <w:right w:val="single" w:color="auto" w:sz="4" w:space="0"/>
            </w:tcBorders>
            <w:vAlign w:val="center"/>
          </w:tcPr>
          <w:p w14:paraId="2422B06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varchar（待审核、审核通过、审核未通过）</w:t>
            </w:r>
          </w:p>
        </w:tc>
      </w:tr>
      <w:tr w14:paraId="6552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5DA7F94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评论时间</w:t>
            </w:r>
          </w:p>
        </w:tc>
        <w:tc>
          <w:tcPr>
            <w:tcW w:w="2277" w:type="dxa"/>
            <w:tcBorders>
              <w:top w:val="single" w:color="auto" w:sz="4" w:space="0"/>
              <w:left w:val="single" w:color="auto" w:sz="4" w:space="0"/>
              <w:bottom w:val="single" w:color="auto" w:sz="4" w:space="0"/>
              <w:right w:val="single" w:color="auto" w:sz="4" w:space="0"/>
            </w:tcBorders>
            <w:vAlign w:val="center"/>
          </w:tcPr>
          <w:p w14:paraId="1012136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PublishTime</w:t>
            </w:r>
          </w:p>
        </w:tc>
        <w:tc>
          <w:tcPr>
            <w:tcW w:w="2335" w:type="dxa"/>
            <w:tcBorders>
              <w:top w:val="single" w:color="auto" w:sz="4" w:space="0"/>
              <w:left w:val="single" w:color="auto" w:sz="4" w:space="0"/>
              <w:bottom w:val="single" w:color="auto" w:sz="4" w:space="0"/>
              <w:right w:val="single" w:color="auto" w:sz="4" w:space="0"/>
            </w:tcBorders>
            <w:vAlign w:val="center"/>
          </w:tcPr>
          <w:p w14:paraId="207FE3C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0682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6973CB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审核时间</w:t>
            </w:r>
          </w:p>
        </w:tc>
        <w:tc>
          <w:tcPr>
            <w:tcW w:w="2277" w:type="dxa"/>
            <w:tcBorders>
              <w:top w:val="single" w:color="auto" w:sz="4" w:space="0"/>
              <w:left w:val="single" w:color="auto" w:sz="4" w:space="0"/>
              <w:bottom w:val="single" w:color="auto" w:sz="4" w:space="0"/>
              <w:right w:val="single" w:color="auto" w:sz="4" w:space="0"/>
            </w:tcBorders>
            <w:vAlign w:val="center"/>
          </w:tcPr>
          <w:p w14:paraId="130162B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AuditTime</w:t>
            </w:r>
          </w:p>
        </w:tc>
        <w:tc>
          <w:tcPr>
            <w:tcW w:w="2335" w:type="dxa"/>
            <w:tcBorders>
              <w:top w:val="single" w:color="auto" w:sz="4" w:space="0"/>
              <w:left w:val="single" w:color="auto" w:sz="4" w:space="0"/>
              <w:bottom w:val="single" w:color="auto" w:sz="4" w:space="0"/>
              <w:right w:val="single" w:color="auto" w:sz="4" w:space="0"/>
            </w:tcBorders>
            <w:vAlign w:val="center"/>
          </w:tcPr>
          <w:p w14:paraId="3734FAB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bl>
    <w:p w14:paraId="349252DC">
      <w:pPr>
        <w:spacing w:line="360" w:lineRule="auto"/>
        <w:jc w:val="left"/>
        <w:rPr>
          <w:rFonts w:hint="eastAsia" w:ascii="宋体" w:hAnsi="宋体" w:eastAsia="宋体" w:cs="宋体"/>
          <w:b/>
          <w:bCs/>
          <w:szCs w:val="21"/>
        </w:rPr>
      </w:pPr>
      <w:r>
        <w:rPr>
          <w:rFonts w:hint="eastAsia" w:ascii="宋体" w:hAnsi="宋体" w:eastAsia="宋体" w:cs="宋体"/>
          <w:b/>
          <w:bCs/>
          <w:szCs w:val="21"/>
        </w:rPr>
        <w:t>新增：</w:t>
      </w:r>
      <w:commentRangeStart w:id="4"/>
      <w:r>
        <w:rPr>
          <w:rFonts w:hint="eastAsia" w:ascii="宋体" w:hAnsi="宋体" w:eastAsia="宋体" w:cs="宋体"/>
          <w:b/>
          <w:bCs/>
          <w:szCs w:val="21"/>
        </w:rPr>
        <w:t>图片关联表</w:t>
      </w:r>
      <w:commentRangeEnd w:id="4"/>
      <w:r>
        <w:commentReference w:id="4"/>
      </w:r>
    </w:p>
    <w:p w14:paraId="0D2E56F8">
      <w:pPr>
        <w:spacing w:line="360" w:lineRule="auto"/>
        <w:jc w:val="center"/>
        <w:rPr>
          <w:rFonts w:hint="eastAsia" w:ascii="宋体" w:hAnsi="宋体" w:eastAsia="宋体" w:cs="宋体"/>
          <w:szCs w:val="21"/>
        </w:rPr>
      </w:pPr>
      <w:r>
        <w:rPr>
          <w:rFonts w:hint="eastAsia" w:ascii="宋体" w:hAnsi="宋体" w:eastAsia="宋体" w:cs="宋体"/>
          <w:szCs w:val="21"/>
        </w:rPr>
        <w:t>Media_Inf类属性表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2105"/>
        <w:gridCol w:w="2112"/>
        <w:gridCol w:w="2222"/>
      </w:tblGrid>
      <w:tr w14:paraId="21BE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41C5370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中文名</w:t>
            </w:r>
          </w:p>
        </w:tc>
        <w:tc>
          <w:tcPr>
            <w:tcW w:w="2105" w:type="dxa"/>
            <w:vAlign w:val="center"/>
          </w:tcPr>
          <w:p w14:paraId="2074000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英文名</w:t>
            </w:r>
          </w:p>
        </w:tc>
        <w:tc>
          <w:tcPr>
            <w:tcW w:w="2112" w:type="dxa"/>
            <w:vAlign w:val="center"/>
          </w:tcPr>
          <w:p w14:paraId="1233D87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数据类型</w:t>
            </w:r>
          </w:p>
        </w:tc>
        <w:tc>
          <w:tcPr>
            <w:tcW w:w="2222" w:type="dxa"/>
            <w:vAlign w:val="center"/>
          </w:tcPr>
          <w:p w14:paraId="0939B08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说明</w:t>
            </w:r>
          </w:p>
        </w:tc>
      </w:tr>
      <w:tr w14:paraId="7142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1772AA9F">
            <w:pPr>
              <w:widowControl/>
              <w:jc w:val="center"/>
              <w:rPr>
                <w:rFonts w:hint="eastAsia" w:ascii="宋体" w:hAnsi="宋体" w:eastAsia="宋体" w:cs="宋体"/>
                <w:color w:val="000000"/>
                <w:kern w:val="0"/>
                <w:szCs w:val="21"/>
                <w:lang w:bidi="ar"/>
              </w:rPr>
            </w:pPr>
            <w:ins w:id="69" w:author="毛毛妈" w:date="2025-11-11T20:28:00Z">
              <w:commentRangeStart w:id="5"/>
              <w:r>
                <w:rPr>
                  <w:rFonts w:hint="eastAsia" w:ascii="宋体" w:hAnsi="宋体" w:eastAsia="宋体" w:cs="宋体"/>
                  <w:color w:val="000000"/>
                  <w:kern w:val="0"/>
                  <w:szCs w:val="21"/>
                  <w:lang w:bidi="ar"/>
                </w:rPr>
                <w:t>测评ID</w:t>
              </w:r>
              <w:commentRangeEnd w:id="5"/>
            </w:ins>
            <w:ins w:id="70" w:author="毛毛妈" w:date="2025-11-11T20:30:00Z">
              <w:r>
                <w:rPr>
                  <w:rStyle w:val="16"/>
                </w:rPr>
                <w:commentReference w:id="5"/>
              </w:r>
            </w:ins>
          </w:p>
        </w:tc>
        <w:tc>
          <w:tcPr>
            <w:tcW w:w="2105" w:type="dxa"/>
            <w:vAlign w:val="center"/>
          </w:tcPr>
          <w:p w14:paraId="25085022">
            <w:pPr>
              <w:widowControl/>
              <w:jc w:val="center"/>
              <w:rPr>
                <w:rFonts w:hint="eastAsia" w:ascii="宋体" w:hAnsi="宋体" w:eastAsia="宋体" w:cs="宋体"/>
                <w:color w:val="000000"/>
                <w:kern w:val="0"/>
                <w:szCs w:val="21"/>
                <w:lang w:bidi="ar"/>
              </w:rPr>
            </w:pPr>
            <w:ins w:id="71" w:author="胡天齐 [2]" w:date="2025-11-11T23:10:00Z">
              <w:r>
                <w:rPr>
                  <w:rFonts w:hint="eastAsia" w:ascii="宋体" w:hAnsi="宋体" w:eastAsia="宋体" w:cs="宋体"/>
                  <w:color w:val="000000"/>
                  <w:kern w:val="0"/>
                  <w:szCs w:val="21"/>
                  <w:lang w:bidi="ar"/>
                </w:rPr>
                <w:t>EvaluationID</w:t>
              </w:r>
            </w:ins>
          </w:p>
        </w:tc>
        <w:tc>
          <w:tcPr>
            <w:tcW w:w="2112" w:type="dxa"/>
            <w:vAlign w:val="center"/>
          </w:tcPr>
          <w:p w14:paraId="4AF6EEEF">
            <w:pPr>
              <w:widowControl/>
              <w:jc w:val="center"/>
              <w:rPr>
                <w:rFonts w:hint="eastAsia" w:ascii="宋体" w:hAnsi="宋体" w:eastAsia="宋体" w:cs="宋体"/>
                <w:color w:val="000000"/>
                <w:kern w:val="0"/>
                <w:szCs w:val="21"/>
                <w:lang w:bidi="ar"/>
              </w:rPr>
            </w:pPr>
            <w:ins w:id="72" w:author="胡天齐 [2]" w:date="2025-11-11T23:11:00Z">
              <w:r>
                <w:rPr>
                  <w:rFonts w:hint="eastAsia" w:ascii="宋体" w:hAnsi="宋体" w:eastAsia="宋体" w:cs="宋体"/>
                  <w:color w:val="000000"/>
                  <w:kern w:val="0"/>
                  <w:szCs w:val="21"/>
                  <w:lang w:bidi="ar"/>
                </w:rPr>
                <w:t>int</w:t>
              </w:r>
            </w:ins>
          </w:p>
        </w:tc>
        <w:tc>
          <w:tcPr>
            <w:tcW w:w="2222" w:type="dxa"/>
            <w:vAlign w:val="center"/>
          </w:tcPr>
          <w:p w14:paraId="7E3924B5">
            <w:pPr>
              <w:widowControl/>
              <w:jc w:val="center"/>
              <w:rPr>
                <w:rFonts w:hint="eastAsia" w:ascii="宋体" w:hAnsi="宋体" w:eastAsia="宋体" w:cs="宋体"/>
                <w:color w:val="000000"/>
                <w:kern w:val="0"/>
                <w:szCs w:val="21"/>
                <w:lang w:bidi="ar"/>
              </w:rPr>
            </w:pPr>
            <w:ins w:id="73" w:author="胡天齐 [2]" w:date="2025-11-11T23:11:00Z">
              <w:r>
                <w:rPr>
                  <w:rFonts w:hint="eastAsia"/>
                </w:rPr>
                <w:t>由测评页面带出来的图就根据当前测评ID+图片ID得到所有图显示出来</w:t>
              </w:r>
            </w:ins>
          </w:p>
        </w:tc>
      </w:tr>
      <w:tr w14:paraId="1F2F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74" w:author="毛毛妈" w:date="2025-11-11T20:30:00Z"/>
        </w:trPr>
        <w:tc>
          <w:tcPr>
            <w:tcW w:w="2083" w:type="dxa"/>
            <w:vAlign w:val="center"/>
          </w:tcPr>
          <w:p w14:paraId="2C23C247">
            <w:pPr>
              <w:widowControl/>
              <w:jc w:val="center"/>
              <w:rPr>
                <w:ins w:id="75" w:author="毛毛妈" w:date="2025-11-11T20:30:00Z"/>
                <w:rFonts w:hint="eastAsia" w:ascii="宋体" w:hAnsi="宋体" w:eastAsia="宋体" w:cs="宋体"/>
                <w:color w:val="000000"/>
                <w:kern w:val="0"/>
                <w:szCs w:val="21"/>
                <w:lang w:bidi="ar"/>
              </w:rPr>
            </w:pPr>
            <w:ins w:id="76" w:author="毛毛妈" w:date="2025-11-11T20:30:00Z">
              <w:r>
                <w:rPr>
                  <w:rFonts w:hint="eastAsia" w:ascii="宋体" w:hAnsi="宋体" w:eastAsia="宋体" w:cs="宋体"/>
                  <w:color w:val="000000"/>
                  <w:kern w:val="0"/>
                  <w:szCs w:val="21"/>
                  <w:lang w:bidi="ar"/>
                </w:rPr>
                <w:t>评论ID</w:t>
              </w:r>
            </w:ins>
          </w:p>
        </w:tc>
        <w:tc>
          <w:tcPr>
            <w:tcW w:w="2105" w:type="dxa"/>
            <w:vAlign w:val="center"/>
          </w:tcPr>
          <w:p w14:paraId="72E0E6B2">
            <w:pPr>
              <w:widowControl/>
              <w:jc w:val="center"/>
              <w:rPr>
                <w:ins w:id="77" w:author="毛毛妈" w:date="2025-11-11T20:30:00Z"/>
                <w:rFonts w:hint="eastAsia" w:ascii="宋体" w:hAnsi="宋体" w:eastAsia="宋体" w:cs="宋体"/>
                <w:color w:val="000000"/>
                <w:kern w:val="0"/>
                <w:szCs w:val="21"/>
                <w:lang w:bidi="ar"/>
              </w:rPr>
            </w:pPr>
            <w:ins w:id="78" w:author="胡天齐 [2]" w:date="2025-11-11T23:11:00Z">
              <w:r>
                <w:rPr>
                  <w:rFonts w:hint="eastAsia" w:ascii="宋体" w:hAnsi="宋体" w:eastAsia="宋体" w:cs="宋体"/>
                  <w:color w:val="000000"/>
                  <w:kern w:val="0"/>
                  <w:szCs w:val="21"/>
                  <w:lang w:bidi="ar"/>
                </w:rPr>
                <w:t>CommentID</w:t>
              </w:r>
            </w:ins>
          </w:p>
        </w:tc>
        <w:tc>
          <w:tcPr>
            <w:tcW w:w="2112" w:type="dxa"/>
            <w:vAlign w:val="center"/>
          </w:tcPr>
          <w:p w14:paraId="38FF30C0">
            <w:pPr>
              <w:widowControl/>
              <w:jc w:val="center"/>
              <w:rPr>
                <w:ins w:id="79" w:author="毛毛妈" w:date="2025-11-11T20:30:00Z"/>
                <w:rFonts w:hint="eastAsia" w:ascii="宋体" w:hAnsi="宋体" w:eastAsia="宋体" w:cs="宋体"/>
                <w:color w:val="000000"/>
                <w:kern w:val="0"/>
                <w:szCs w:val="21"/>
                <w:lang w:bidi="ar"/>
              </w:rPr>
            </w:pPr>
            <w:ins w:id="80" w:author="胡天齐 [2]" w:date="2025-11-11T23:11:00Z">
              <w:r>
                <w:rPr>
                  <w:rFonts w:hint="eastAsia" w:ascii="宋体" w:hAnsi="宋体" w:eastAsia="宋体" w:cs="宋体"/>
                  <w:color w:val="000000"/>
                  <w:kern w:val="0"/>
                  <w:szCs w:val="21"/>
                  <w:lang w:bidi="ar"/>
                </w:rPr>
                <w:t>varchar</w:t>
              </w:r>
            </w:ins>
          </w:p>
        </w:tc>
        <w:tc>
          <w:tcPr>
            <w:tcW w:w="2222" w:type="dxa"/>
            <w:vAlign w:val="center"/>
          </w:tcPr>
          <w:p w14:paraId="30FE19C8">
            <w:pPr>
              <w:widowControl/>
              <w:jc w:val="center"/>
              <w:rPr>
                <w:ins w:id="81" w:author="毛毛妈" w:date="2025-11-11T20:30:00Z"/>
                <w:rFonts w:hint="eastAsia" w:ascii="宋体" w:hAnsi="宋体" w:eastAsia="宋体" w:cs="宋体"/>
                <w:color w:val="000000"/>
                <w:kern w:val="0"/>
                <w:szCs w:val="21"/>
                <w:lang w:bidi="ar"/>
              </w:rPr>
            </w:pPr>
            <w:ins w:id="82" w:author="胡天齐 [2]" w:date="2025-11-11T23:11:00Z">
              <w:r>
                <w:rPr>
                  <w:rFonts w:hint="eastAsia"/>
                </w:rPr>
                <w:t>评论图同理</w:t>
              </w:r>
            </w:ins>
          </w:p>
        </w:tc>
      </w:tr>
      <w:tr w14:paraId="7DC1C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547AE5D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图片 ID</w:t>
            </w:r>
          </w:p>
        </w:tc>
        <w:tc>
          <w:tcPr>
            <w:tcW w:w="2105" w:type="dxa"/>
            <w:vAlign w:val="center"/>
          </w:tcPr>
          <w:p w14:paraId="3A7AE11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MediaID</w:t>
            </w:r>
          </w:p>
        </w:tc>
        <w:tc>
          <w:tcPr>
            <w:tcW w:w="2112" w:type="dxa"/>
            <w:vAlign w:val="center"/>
          </w:tcPr>
          <w:p w14:paraId="4535F8D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c>
          <w:tcPr>
            <w:tcW w:w="2222" w:type="dxa"/>
            <w:vAlign w:val="center"/>
          </w:tcPr>
          <w:p w14:paraId="116AE20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主键，自增生成，唯一标识单张图片</w:t>
            </w:r>
          </w:p>
        </w:tc>
      </w:tr>
      <w:tr w14:paraId="343B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750FCC7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图片 URL</w:t>
            </w:r>
          </w:p>
        </w:tc>
        <w:tc>
          <w:tcPr>
            <w:tcW w:w="2105" w:type="dxa"/>
            <w:vAlign w:val="center"/>
          </w:tcPr>
          <w:p w14:paraId="7192D6F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MediaUrl</w:t>
            </w:r>
          </w:p>
        </w:tc>
        <w:tc>
          <w:tcPr>
            <w:tcW w:w="2112" w:type="dxa"/>
            <w:vAlign w:val="center"/>
          </w:tcPr>
          <w:p w14:paraId="78E75BD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varchar(255)</w:t>
            </w:r>
          </w:p>
        </w:tc>
        <w:tc>
          <w:tcPr>
            <w:tcW w:w="2222" w:type="dxa"/>
            <w:vAlign w:val="center"/>
          </w:tcPr>
          <w:p w14:paraId="712490D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单张图片的存储链接（如阿里云 OSS / 本地服务器路径）</w:t>
            </w:r>
          </w:p>
        </w:tc>
      </w:tr>
      <w:tr w14:paraId="4D33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 w:type="dxa"/>
            <w:vAlign w:val="center"/>
          </w:tcPr>
          <w:p w14:paraId="783F0F4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图片上传时间</w:t>
            </w:r>
          </w:p>
        </w:tc>
        <w:tc>
          <w:tcPr>
            <w:tcW w:w="2105" w:type="dxa"/>
            <w:vAlign w:val="center"/>
          </w:tcPr>
          <w:p w14:paraId="23E6BE1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UploadTime</w:t>
            </w:r>
          </w:p>
        </w:tc>
        <w:tc>
          <w:tcPr>
            <w:tcW w:w="2112" w:type="dxa"/>
            <w:vAlign w:val="center"/>
          </w:tcPr>
          <w:p w14:paraId="344CC72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c>
          <w:tcPr>
            <w:tcW w:w="2222" w:type="dxa"/>
            <w:vAlign w:val="center"/>
          </w:tcPr>
          <w:p w14:paraId="2669ED0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图片上传时自动生成，用于排序（按上传顺序展示）</w:t>
            </w:r>
          </w:p>
        </w:tc>
      </w:tr>
    </w:tbl>
    <w:p w14:paraId="3B250A0A">
      <w:pPr>
        <w:spacing w:line="360" w:lineRule="auto"/>
        <w:jc w:val="center"/>
        <w:rPr>
          <w:rFonts w:hint="eastAsia" w:ascii="宋体" w:hAnsi="宋体" w:eastAsia="宋体" w:cs="宋体"/>
          <w:szCs w:val="21"/>
        </w:rPr>
      </w:pPr>
    </w:p>
    <w:p w14:paraId="7DF9F492">
      <w:pPr>
        <w:spacing w:line="360" w:lineRule="auto"/>
        <w:jc w:val="left"/>
        <w:rPr>
          <w:rFonts w:hint="eastAsia" w:ascii="宋体" w:hAnsi="宋体" w:eastAsia="宋体"/>
          <w:b/>
          <w:bCs/>
          <w:szCs w:val="21"/>
        </w:rPr>
      </w:pPr>
      <w:r>
        <w:rPr>
          <w:rFonts w:hint="eastAsia" w:ascii="宋体" w:hAnsi="宋体" w:eastAsia="宋体"/>
          <w:b/>
          <w:bCs/>
          <w:szCs w:val="21"/>
        </w:rPr>
        <w:t>类名：C</w:t>
      </w:r>
      <w:r>
        <w:rPr>
          <w:rFonts w:ascii="宋体" w:hAnsi="宋体" w:eastAsia="宋体"/>
          <w:b/>
          <w:bCs/>
          <w:szCs w:val="21"/>
        </w:rPr>
        <w:t>ollect</w:t>
      </w:r>
      <w:r>
        <w:rPr>
          <w:rFonts w:hint="eastAsia" w:ascii="宋体" w:hAnsi="宋体" w:eastAsia="宋体"/>
          <w:b/>
          <w:bCs/>
          <w:szCs w:val="21"/>
        </w:rPr>
        <w:t>(收藏</w:t>
      </w:r>
      <w:r>
        <w:rPr>
          <w:rFonts w:ascii="宋体" w:hAnsi="宋体" w:eastAsia="宋体"/>
          <w:b/>
          <w:bCs/>
          <w:szCs w:val="21"/>
        </w:rPr>
        <w:t>类</w:t>
      </w:r>
      <w:r>
        <w:rPr>
          <w:rFonts w:hint="eastAsia" w:ascii="宋体" w:hAnsi="宋体" w:eastAsia="宋体"/>
          <w:b/>
          <w:bCs/>
          <w:szCs w:val="21"/>
        </w:rPr>
        <w:t>)</w:t>
      </w:r>
    </w:p>
    <w:p w14:paraId="79289187">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7所示：</w:t>
      </w:r>
    </w:p>
    <w:p w14:paraId="2463D810">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7</w:t>
      </w:r>
      <w:r>
        <w:rPr>
          <w:rFonts w:ascii="宋体" w:hAnsi="宋体" w:eastAsia="宋体"/>
          <w:szCs w:val="21"/>
        </w:rPr>
        <w:t xml:space="preserve"> </w:t>
      </w:r>
      <w:r>
        <w:rPr>
          <w:rFonts w:hint="eastAsia" w:ascii="宋体" w:hAnsi="宋体" w:eastAsia="宋体"/>
          <w:szCs w:val="21"/>
        </w:rPr>
        <w:t>C</w:t>
      </w:r>
      <w:r>
        <w:rPr>
          <w:rFonts w:ascii="宋体" w:hAnsi="宋体" w:eastAsia="宋体"/>
          <w:szCs w:val="21"/>
        </w:rPr>
        <w:t>ollect</w:t>
      </w:r>
      <w:r>
        <w:rPr>
          <w:rFonts w:hint="eastAsia"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34C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564A692">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2156F0D4">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F61BAED">
            <w:pPr>
              <w:spacing w:line="360" w:lineRule="auto"/>
              <w:jc w:val="center"/>
              <w:rPr>
                <w:rFonts w:hint="eastAsia" w:ascii="宋体" w:hAnsi="宋体" w:eastAsia="宋体"/>
                <w:szCs w:val="21"/>
              </w:rPr>
            </w:pPr>
            <w:r>
              <w:rPr>
                <w:rFonts w:hint="eastAsia" w:ascii="宋体" w:hAnsi="宋体" w:eastAsia="宋体"/>
                <w:szCs w:val="21"/>
              </w:rPr>
              <w:t>数据类型</w:t>
            </w:r>
          </w:p>
        </w:tc>
      </w:tr>
      <w:tr w14:paraId="3BDC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36929EE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收藏 ID</w:t>
            </w:r>
          </w:p>
        </w:tc>
        <w:tc>
          <w:tcPr>
            <w:tcW w:w="2277" w:type="dxa"/>
            <w:tcBorders>
              <w:top w:val="single" w:color="auto" w:sz="4" w:space="0"/>
              <w:left w:val="single" w:color="auto" w:sz="4" w:space="0"/>
              <w:bottom w:val="single" w:color="auto" w:sz="4" w:space="0"/>
              <w:right w:val="single" w:color="auto" w:sz="4" w:space="0"/>
            </w:tcBorders>
            <w:vAlign w:val="center"/>
          </w:tcPr>
          <w:p w14:paraId="31E707F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CollectID</w:t>
            </w:r>
          </w:p>
        </w:tc>
        <w:tc>
          <w:tcPr>
            <w:tcW w:w="2335" w:type="dxa"/>
            <w:tcBorders>
              <w:top w:val="single" w:color="auto" w:sz="4" w:space="0"/>
              <w:left w:val="single" w:color="auto" w:sz="4" w:space="0"/>
              <w:bottom w:val="single" w:color="auto" w:sz="4" w:space="0"/>
              <w:right w:val="single" w:color="auto" w:sz="4" w:space="0"/>
            </w:tcBorders>
            <w:vAlign w:val="center"/>
          </w:tcPr>
          <w:p w14:paraId="07289B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6E9B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0B1A7EF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关联硬件 ID</w:t>
            </w:r>
          </w:p>
        </w:tc>
        <w:tc>
          <w:tcPr>
            <w:tcW w:w="2277" w:type="dxa"/>
            <w:tcBorders>
              <w:top w:val="single" w:color="auto" w:sz="4" w:space="0"/>
              <w:left w:val="single" w:color="auto" w:sz="4" w:space="0"/>
              <w:bottom w:val="single" w:color="auto" w:sz="4" w:space="0"/>
              <w:right w:val="single" w:color="auto" w:sz="4" w:space="0"/>
            </w:tcBorders>
            <w:vAlign w:val="center"/>
          </w:tcPr>
          <w:p w14:paraId="12863B1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HardwareID</w:t>
            </w:r>
          </w:p>
        </w:tc>
        <w:tc>
          <w:tcPr>
            <w:tcW w:w="2335" w:type="dxa"/>
            <w:tcBorders>
              <w:top w:val="single" w:color="auto" w:sz="4" w:space="0"/>
              <w:left w:val="single" w:color="auto" w:sz="4" w:space="0"/>
              <w:bottom w:val="single" w:color="auto" w:sz="4" w:space="0"/>
              <w:right w:val="single" w:color="auto" w:sz="4" w:space="0"/>
            </w:tcBorders>
            <w:vAlign w:val="center"/>
          </w:tcPr>
          <w:p w14:paraId="429524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513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50AAF7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收藏用户 ID</w:t>
            </w:r>
          </w:p>
        </w:tc>
        <w:tc>
          <w:tcPr>
            <w:tcW w:w="2277" w:type="dxa"/>
            <w:tcBorders>
              <w:top w:val="single" w:color="auto" w:sz="4" w:space="0"/>
              <w:left w:val="single" w:color="auto" w:sz="4" w:space="0"/>
              <w:bottom w:val="single" w:color="auto" w:sz="4" w:space="0"/>
              <w:right w:val="single" w:color="auto" w:sz="4" w:space="0"/>
            </w:tcBorders>
            <w:vAlign w:val="center"/>
          </w:tcPr>
          <w:p w14:paraId="49E3AB2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userID</w:t>
            </w:r>
          </w:p>
        </w:tc>
        <w:tc>
          <w:tcPr>
            <w:tcW w:w="2335" w:type="dxa"/>
            <w:tcBorders>
              <w:top w:val="single" w:color="auto" w:sz="4" w:space="0"/>
              <w:left w:val="single" w:color="auto" w:sz="4" w:space="0"/>
              <w:bottom w:val="single" w:color="auto" w:sz="4" w:space="0"/>
              <w:right w:val="single" w:color="auto" w:sz="4" w:space="0"/>
            </w:tcBorders>
            <w:vAlign w:val="center"/>
          </w:tcPr>
          <w:p w14:paraId="3E29CFB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6221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center"/>
          </w:tcPr>
          <w:p w14:paraId="2BC9194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收藏时间</w:t>
            </w:r>
          </w:p>
        </w:tc>
        <w:tc>
          <w:tcPr>
            <w:tcW w:w="2277" w:type="dxa"/>
            <w:tcBorders>
              <w:top w:val="single" w:color="auto" w:sz="4" w:space="0"/>
              <w:left w:val="single" w:color="auto" w:sz="4" w:space="0"/>
              <w:bottom w:val="single" w:color="auto" w:sz="4" w:space="0"/>
              <w:right w:val="single" w:color="auto" w:sz="4" w:space="0"/>
            </w:tcBorders>
            <w:vAlign w:val="center"/>
          </w:tcPr>
          <w:p w14:paraId="5CDC8D3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CollectTime</w:t>
            </w:r>
          </w:p>
        </w:tc>
        <w:tc>
          <w:tcPr>
            <w:tcW w:w="2335" w:type="dxa"/>
            <w:tcBorders>
              <w:top w:val="single" w:color="auto" w:sz="4" w:space="0"/>
              <w:left w:val="single" w:color="auto" w:sz="4" w:space="0"/>
              <w:bottom w:val="single" w:color="auto" w:sz="4" w:space="0"/>
              <w:right w:val="single" w:color="auto" w:sz="4" w:space="0"/>
            </w:tcBorders>
            <w:vAlign w:val="center"/>
          </w:tcPr>
          <w:p w14:paraId="1421721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bl>
    <w:p w14:paraId="79F6018D">
      <w:pPr>
        <w:spacing w:line="360" w:lineRule="auto"/>
        <w:jc w:val="center"/>
        <w:rPr>
          <w:rFonts w:hint="eastAsia" w:ascii="宋体" w:hAnsi="宋体" w:eastAsia="宋体"/>
          <w:szCs w:val="21"/>
        </w:rPr>
      </w:pPr>
    </w:p>
    <w:p w14:paraId="6DA6683E">
      <w:pPr>
        <w:pStyle w:val="4"/>
        <w:rPr>
          <w:rFonts w:hint="eastAsia"/>
        </w:rPr>
      </w:pPr>
      <w:bookmarkStart w:id="13" w:name="_Toc149848665"/>
      <w:r>
        <w:rPr>
          <w:rFonts w:hint="eastAsia"/>
        </w:rPr>
        <w:t>3.2操作的识别</w:t>
      </w:r>
      <w:bookmarkEnd w:id="13"/>
    </w:p>
    <w:p w14:paraId="23FA13A0">
      <w:pPr>
        <w:spacing w:line="360" w:lineRule="auto"/>
        <w:jc w:val="left"/>
        <w:rPr>
          <w:rFonts w:hint="eastAsia"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4BCFB9C4">
      <w:pPr>
        <w:spacing w:line="360" w:lineRule="auto"/>
        <w:jc w:val="left"/>
        <w:rPr>
          <w:rFonts w:hint="eastAsia" w:ascii="宋体" w:hAnsi="宋体" w:eastAsia="宋体"/>
          <w:b/>
          <w:bCs/>
          <w:szCs w:val="21"/>
        </w:rPr>
      </w:pP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7B166978">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4CBD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5D9158F">
            <w:pPr>
              <w:spacing w:line="360" w:lineRule="auto"/>
              <w:jc w:val="center"/>
              <w:rPr>
                <w:rFonts w:hint="eastAsia"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141CD742">
            <w:pPr>
              <w:spacing w:line="360" w:lineRule="auto"/>
              <w:jc w:val="center"/>
              <w:rPr>
                <w:rFonts w:hint="eastAsia"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317ABD51">
            <w:pPr>
              <w:spacing w:line="360" w:lineRule="auto"/>
              <w:jc w:val="center"/>
              <w:rPr>
                <w:rFonts w:hint="eastAsia" w:ascii="宋体" w:hAnsi="宋体" w:eastAsia="宋体"/>
                <w:szCs w:val="21"/>
              </w:rPr>
            </w:pPr>
            <w:r>
              <w:rPr>
                <w:rFonts w:ascii="宋体" w:hAnsi="宋体" w:eastAsia="宋体"/>
                <w:szCs w:val="21"/>
              </w:rPr>
              <w:t>返回值类型</w:t>
            </w:r>
          </w:p>
        </w:tc>
      </w:tr>
      <w:tr w14:paraId="07C4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358481A">
            <w:pPr>
              <w:spacing w:line="360" w:lineRule="auto"/>
              <w:jc w:val="center"/>
              <w:rPr>
                <w:rFonts w:hint="eastAsia"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0CD2C545">
            <w:pPr>
              <w:spacing w:line="360" w:lineRule="auto"/>
              <w:jc w:val="center"/>
              <w:rPr>
                <w:rFonts w:hint="eastAsia"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0CE6A7E9">
            <w:pPr>
              <w:spacing w:line="360" w:lineRule="auto"/>
              <w:jc w:val="center"/>
              <w:rPr>
                <w:rFonts w:hint="eastAsia" w:ascii="宋体" w:hAnsi="宋体" w:eastAsia="宋体"/>
                <w:szCs w:val="21"/>
              </w:rPr>
            </w:pPr>
            <w:r>
              <w:rPr>
                <w:rFonts w:ascii="宋体" w:hAnsi="宋体" w:eastAsia="宋体"/>
                <w:szCs w:val="21"/>
              </w:rPr>
              <w:t>bool</w:t>
            </w:r>
          </w:p>
        </w:tc>
      </w:tr>
      <w:tr w14:paraId="5677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ED18BF9">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17F38EC6">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75B9080F">
            <w:pPr>
              <w:spacing w:line="360" w:lineRule="auto"/>
              <w:jc w:val="center"/>
              <w:rPr>
                <w:rFonts w:hint="eastAsia" w:ascii="宋体" w:hAnsi="宋体" w:eastAsia="宋体"/>
                <w:szCs w:val="21"/>
              </w:rPr>
            </w:pPr>
            <w:r>
              <w:rPr>
                <w:rFonts w:hint="eastAsia" w:ascii="宋体" w:hAnsi="宋体" w:eastAsia="宋体"/>
                <w:szCs w:val="21"/>
              </w:rPr>
              <w:t>bool</w:t>
            </w:r>
          </w:p>
        </w:tc>
      </w:tr>
      <w:tr w14:paraId="5142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4500262">
            <w:pPr>
              <w:spacing w:line="360" w:lineRule="auto"/>
              <w:jc w:val="center"/>
              <w:rPr>
                <w:rFonts w:hint="eastAsia"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7C7828FD">
            <w:pPr>
              <w:spacing w:line="360" w:lineRule="auto"/>
              <w:jc w:val="center"/>
              <w:rPr>
                <w:rFonts w:hint="eastAsia"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28C96560">
            <w:pPr>
              <w:spacing w:line="360" w:lineRule="auto"/>
              <w:jc w:val="center"/>
              <w:rPr>
                <w:rFonts w:hint="eastAsia" w:ascii="宋体" w:hAnsi="宋体" w:eastAsia="宋体"/>
                <w:szCs w:val="21"/>
              </w:rPr>
            </w:pPr>
            <w:r>
              <w:rPr>
                <w:rFonts w:ascii="宋体" w:hAnsi="宋体" w:eastAsia="宋体"/>
                <w:szCs w:val="21"/>
              </w:rPr>
              <w:t>string</w:t>
            </w:r>
          </w:p>
        </w:tc>
      </w:tr>
      <w:tr w14:paraId="6F16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F221D1B">
            <w:pPr>
              <w:spacing w:line="360" w:lineRule="auto"/>
              <w:jc w:val="center"/>
              <w:rPr>
                <w:rFonts w:hint="eastAsia"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2AC34597">
            <w:pPr>
              <w:spacing w:line="360" w:lineRule="auto"/>
              <w:jc w:val="center"/>
              <w:rPr>
                <w:rFonts w:hint="eastAsia"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20516ED9">
            <w:pPr>
              <w:spacing w:line="360" w:lineRule="auto"/>
              <w:jc w:val="center"/>
              <w:rPr>
                <w:rFonts w:hint="eastAsia" w:ascii="宋体" w:hAnsi="宋体" w:eastAsia="宋体"/>
                <w:szCs w:val="21"/>
              </w:rPr>
            </w:pPr>
            <w:r>
              <w:rPr>
                <w:rFonts w:ascii="宋体" w:hAnsi="宋体" w:eastAsia="宋体"/>
                <w:szCs w:val="21"/>
              </w:rPr>
              <w:t>bool</w:t>
            </w:r>
          </w:p>
        </w:tc>
      </w:tr>
      <w:tr w14:paraId="6EA2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5E665BA">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32D96803">
            <w:pPr>
              <w:spacing w:line="360" w:lineRule="auto"/>
              <w:jc w:val="center"/>
              <w:rPr>
                <w:rFonts w:hint="eastAsia" w:ascii="宋体" w:hAnsi="宋体" w:eastAsia="宋体"/>
                <w:szCs w:val="21"/>
              </w:rPr>
            </w:pPr>
            <w:r>
              <w:rPr>
                <w:rFonts w:ascii="宋体" w:hAnsi="宋体" w:eastAsia="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597813F4">
            <w:pPr>
              <w:spacing w:line="360" w:lineRule="auto"/>
              <w:jc w:val="center"/>
              <w:rPr>
                <w:rFonts w:hint="eastAsia" w:ascii="宋体" w:hAnsi="宋体" w:eastAsia="宋体"/>
                <w:szCs w:val="21"/>
              </w:rPr>
            </w:pPr>
            <w:r>
              <w:rPr>
                <w:rFonts w:ascii="宋体" w:hAnsi="宋体" w:eastAsia="宋体"/>
                <w:szCs w:val="21"/>
              </w:rPr>
              <w:t>string</w:t>
            </w:r>
          </w:p>
        </w:tc>
      </w:tr>
      <w:tr w14:paraId="5B78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68F5129">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2329819D">
            <w:pPr>
              <w:spacing w:line="360" w:lineRule="auto"/>
              <w:jc w:val="center"/>
              <w:rPr>
                <w:rFonts w:hint="eastAsia" w:ascii="宋体" w:hAnsi="宋体" w:eastAsia="宋体"/>
                <w:szCs w:val="21"/>
              </w:rPr>
            </w:pPr>
            <w:r>
              <w:rPr>
                <w:rFonts w:ascii="宋体" w:hAnsi="宋体" w:eastAsia="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0A5E3736">
            <w:pPr>
              <w:spacing w:line="360" w:lineRule="auto"/>
              <w:jc w:val="center"/>
              <w:rPr>
                <w:rFonts w:hint="eastAsia" w:ascii="宋体" w:hAnsi="宋体" w:eastAsia="宋体"/>
                <w:szCs w:val="21"/>
              </w:rPr>
            </w:pPr>
            <w:r>
              <w:rPr>
                <w:rFonts w:ascii="宋体" w:hAnsi="宋体" w:eastAsia="宋体"/>
                <w:szCs w:val="21"/>
              </w:rPr>
              <w:t>bool</w:t>
            </w:r>
          </w:p>
        </w:tc>
      </w:tr>
      <w:tr w14:paraId="6EBE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126B17B">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04738EEF">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603F12BB">
            <w:pPr>
              <w:spacing w:line="360" w:lineRule="auto"/>
              <w:jc w:val="center"/>
              <w:rPr>
                <w:rFonts w:hint="eastAsia" w:ascii="宋体" w:hAnsi="宋体" w:eastAsia="宋体"/>
                <w:szCs w:val="21"/>
              </w:rPr>
            </w:pPr>
            <w:r>
              <w:rPr>
                <w:rFonts w:hint="eastAsia" w:ascii="宋体" w:hAnsi="宋体" w:eastAsia="宋体"/>
                <w:szCs w:val="21"/>
              </w:rPr>
              <w:t>string</w:t>
            </w:r>
          </w:p>
        </w:tc>
      </w:tr>
      <w:tr w14:paraId="2C15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C764560">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005042A1">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2218CA4B">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781F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E2C688D">
            <w:pPr>
              <w:spacing w:line="360" w:lineRule="auto"/>
              <w:jc w:val="center"/>
              <w:rPr>
                <w:rFonts w:hint="eastAsia" w:ascii="宋体" w:hAnsi="宋体" w:eastAsia="宋体"/>
                <w:szCs w:val="21"/>
              </w:rPr>
            </w:pPr>
            <w:r>
              <w:rPr>
                <w:rFonts w:hint="eastAsia" w:ascii="宋体" w:hAnsi="宋体" w:eastAsia="宋体"/>
                <w:szCs w:val="21"/>
              </w:rPr>
              <w:t>返回用户邮箱</w:t>
            </w:r>
          </w:p>
        </w:tc>
        <w:tc>
          <w:tcPr>
            <w:tcW w:w="2977" w:type="dxa"/>
            <w:tcBorders>
              <w:top w:val="single" w:color="auto" w:sz="4" w:space="0"/>
              <w:left w:val="single" w:color="auto" w:sz="4" w:space="0"/>
              <w:bottom w:val="single" w:color="auto" w:sz="4" w:space="0"/>
              <w:right w:val="single" w:color="auto" w:sz="4" w:space="0"/>
            </w:tcBorders>
          </w:tcPr>
          <w:p w14:paraId="18B3C6A9">
            <w:pPr>
              <w:spacing w:line="360" w:lineRule="auto"/>
              <w:jc w:val="center"/>
              <w:rPr>
                <w:rFonts w:hint="eastAsia" w:ascii="宋体" w:hAnsi="宋体" w:eastAsia="宋体"/>
                <w:szCs w:val="21"/>
              </w:rPr>
            </w:pPr>
            <w:r>
              <w:rPr>
                <w:rFonts w:hint="eastAsia" w:ascii="宋体" w:hAnsi="宋体" w:eastAsia="宋体"/>
                <w:szCs w:val="21"/>
              </w:rPr>
              <w:t>getUser</w:t>
            </w:r>
            <w:r>
              <w:rPr>
                <w:rFonts w:ascii="宋体" w:hAnsi="宋体" w:eastAsia="宋体"/>
                <w:szCs w:val="21"/>
              </w:rPr>
              <w:t>M</w:t>
            </w:r>
            <w:r>
              <w:rPr>
                <w:rFonts w:hint="eastAsia" w:ascii="宋体" w:hAnsi="宋体" w:eastAsia="宋体"/>
                <w:szCs w:val="21"/>
              </w:rPr>
              <w:t>ailbox</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43D90847">
            <w:pPr>
              <w:spacing w:line="360" w:lineRule="auto"/>
              <w:jc w:val="center"/>
              <w:rPr>
                <w:rFonts w:hint="eastAsia" w:ascii="宋体" w:hAnsi="宋体" w:eastAsia="宋体"/>
                <w:szCs w:val="21"/>
              </w:rPr>
            </w:pPr>
            <w:r>
              <w:rPr>
                <w:rFonts w:hint="eastAsia" w:ascii="宋体" w:hAnsi="宋体" w:eastAsia="宋体"/>
                <w:szCs w:val="21"/>
              </w:rPr>
              <w:t>string</w:t>
            </w:r>
          </w:p>
        </w:tc>
      </w:tr>
      <w:tr w14:paraId="4F12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69394A5">
            <w:pPr>
              <w:spacing w:line="360" w:lineRule="auto"/>
              <w:jc w:val="center"/>
              <w:rPr>
                <w:rFonts w:hint="eastAsia" w:ascii="宋体" w:hAnsi="宋体" w:eastAsia="宋体"/>
                <w:szCs w:val="21"/>
              </w:rPr>
            </w:pPr>
            <w:r>
              <w:rPr>
                <w:rFonts w:hint="eastAsia" w:ascii="宋体" w:hAnsi="宋体" w:eastAsia="宋体"/>
                <w:szCs w:val="21"/>
              </w:rPr>
              <w:t>设置用户邮箱</w:t>
            </w:r>
          </w:p>
        </w:tc>
        <w:tc>
          <w:tcPr>
            <w:tcW w:w="2977" w:type="dxa"/>
            <w:tcBorders>
              <w:top w:val="single" w:color="auto" w:sz="4" w:space="0"/>
              <w:left w:val="single" w:color="auto" w:sz="4" w:space="0"/>
              <w:bottom w:val="single" w:color="auto" w:sz="4" w:space="0"/>
              <w:right w:val="single" w:color="auto" w:sz="4" w:space="0"/>
            </w:tcBorders>
          </w:tcPr>
          <w:p w14:paraId="46BA6079">
            <w:pPr>
              <w:spacing w:line="360" w:lineRule="auto"/>
              <w:jc w:val="center"/>
              <w:rPr>
                <w:rFonts w:hint="eastAsia" w:ascii="宋体" w:hAnsi="宋体" w:eastAsia="宋体"/>
                <w:szCs w:val="21"/>
              </w:rPr>
            </w:pPr>
            <w:r>
              <w:rPr>
                <w:rFonts w:hint="eastAsia" w:ascii="宋体" w:hAnsi="宋体" w:eastAsia="宋体"/>
                <w:szCs w:val="21"/>
              </w:rPr>
              <w:t>setUser</w:t>
            </w:r>
            <w:r>
              <w:rPr>
                <w:rFonts w:ascii="宋体" w:hAnsi="宋体" w:eastAsia="宋体"/>
                <w:szCs w:val="21"/>
              </w:rPr>
              <w:t>M</w:t>
            </w:r>
            <w:r>
              <w:rPr>
                <w:rFonts w:hint="eastAsia" w:ascii="宋体" w:hAnsi="宋体" w:eastAsia="宋体"/>
                <w:szCs w:val="21"/>
              </w:rPr>
              <w:t>ailbox()</w:t>
            </w:r>
          </w:p>
        </w:tc>
        <w:tc>
          <w:tcPr>
            <w:tcW w:w="1702" w:type="dxa"/>
            <w:tcBorders>
              <w:top w:val="single" w:color="auto" w:sz="4" w:space="0"/>
              <w:left w:val="single" w:color="auto" w:sz="4" w:space="0"/>
              <w:bottom w:val="single" w:color="auto" w:sz="4" w:space="0"/>
              <w:right w:val="single" w:color="auto" w:sz="4" w:space="0"/>
            </w:tcBorders>
          </w:tcPr>
          <w:p w14:paraId="7713D653">
            <w:pPr>
              <w:spacing w:line="360" w:lineRule="auto"/>
              <w:jc w:val="center"/>
              <w:rPr>
                <w:rFonts w:hint="eastAsia" w:ascii="宋体" w:hAnsi="宋体" w:eastAsia="宋体"/>
                <w:szCs w:val="21"/>
              </w:rPr>
            </w:pPr>
            <w:r>
              <w:rPr>
                <w:rFonts w:hint="eastAsia" w:ascii="宋体" w:hAnsi="宋体" w:eastAsia="宋体"/>
                <w:szCs w:val="21"/>
              </w:rPr>
              <w:t>bool</w:t>
            </w:r>
          </w:p>
        </w:tc>
      </w:tr>
      <w:tr w14:paraId="3EF3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4D18A1B">
            <w:pPr>
              <w:spacing w:line="360" w:lineRule="auto"/>
              <w:jc w:val="center"/>
              <w:rPr>
                <w:rFonts w:hint="eastAsia"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75ABE7A6">
            <w:pPr>
              <w:spacing w:line="360" w:lineRule="auto"/>
              <w:jc w:val="center"/>
              <w:rPr>
                <w:rFonts w:hint="eastAsia" w:ascii="宋体" w:hAnsi="宋体" w:eastAsia="宋体"/>
                <w:szCs w:val="21"/>
              </w:rPr>
            </w:pPr>
            <w:r>
              <w:rPr>
                <w:rFonts w:ascii="宋体" w:hAnsi="宋体" w:eastAsia="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5EE2D432">
            <w:pPr>
              <w:spacing w:line="360" w:lineRule="auto"/>
              <w:jc w:val="center"/>
              <w:rPr>
                <w:rFonts w:hint="eastAsia" w:ascii="宋体" w:hAnsi="宋体" w:eastAsia="宋体"/>
                <w:szCs w:val="21"/>
              </w:rPr>
            </w:pPr>
            <w:r>
              <w:rPr>
                <w:rFonts w:ascii="宋体" w:hAnsi="宋体" w:eastAsia="宋体"/>
                <w:szCs w:val="21"/>
              </w:rPr>
              <w:t>String</w:t>
            </w:r>
          </w:p>
        </w:tc>
      </w:tr>
      <w:tr w14:paraId="6C18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E0E2B22">
            <w:pPr>
              <w:spacing w:line="360" w:lineRule="auto"/>
              <w:jc w:val="center"/>
              <w:rPr>
                <w:rFonts w:hint="eastAsia"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2099868E">
            <w:pPr>
              <w:spacing w:line="360" w:lineRule="auto"/>
              <w:jc w:val="center"/>
              <w:rPr>
                <w:rFonts w:hint="eastAsia" w:ascii="宋体" w:hAnsi="宋体" w:eastAsia="宋体"/>
                <w:szCs w:val="21"/>
              </w:rPr>
            </w:pPr>
            <w:r>
              <w:rPr>
                <w:rFonts w:ascii="宋体" w:hAnsi="宋体" w:eastAsia="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3CCBA8D6">
            <w:pPr>
              <w:spacing w:line="360" w:lineRule="auto"/>
              <w:jc w:val="center"/>
              <w:rPr>
                <w:rFonts w:hint="eastAsia" w:ascii="宋体" w:hAnsi="宋体" w:eastAsia="宋体"/>
                <w:szCs w:val="21"/>
              </w:rPr>
            </w:pPr>
            <w:r>
              <w:rPr>
                <w:rFonts w:ascii="宋体" w:hAnsi="宋体" w:eastAsia="宋体"/>
                <w:szCs w:val="21"/>
              </w:rPr>
              <w:t>bool</w:t>
            </w:r>
          </w:p>
        </w:tc>
      </w:tr>
    </w:tbl>
    <w:p w14:paraId="15A9DCC4">
      <w:pPr>
        <w:spacing w:line="360" w:lineRule="auto"/>
        <w:jc w:val="center"/>
        <w:rPr>
          <w:rFonts w:hint="eastAsia" w:ascii="宋体" w:hAnsi="宋体" w:eastAsia="宋体"/>
          <w:szCs w:val="21"/>
        </w:rPr>
      </w:pPr>
    </w:p>
    <w:p w14:paraId="30871875">
      <w:pPr>
        <w:spacing w:line="360" w:lineRule="auto"/>
        <w:jc w:val="left"/>
        <w:rPr>
          <w:rFonts w:hint="eastAsia" w:ascii="宋体" w:hAnsi="宋体" w:eastAsia="宋体"/>
          <w:b/>
          <w:bCs/>
          <w:szCs w:val="21"/>
        </w:rPr>
      </w:pPr>
      <w:r>
        <w:rPr>
          <w:rFonts w:hint="eastAsia" w:ascii="宋体" w:hAnsi="宋体" w:eastAsia="宋体"/>
          <w:b/>
          <w:bCs/>
          <w:szCs w:val="21"/>
        </w:rPr>
        <w:t>类名：Administrator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49C1FE65">
      <w:pPr>
        <w:spacing w:line="360" w:lineRule="auto"/>
        <w:jc w:val="left"/>
        <w:rPr>
          <w:rFonts w:hint="eastAsia" w:ascii="宋体" w:hAnsi="宋体" w:eastAsia="宋体"/>
          <w:b/>
          <w:bCs/>
          <w:szCs w:val="21"/>
        </w:rPr>
      </w:pP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324943E1">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rPr>
        <w:t>Administrator</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7437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FBDEAC0">
            <w:pPr>
              <w:spacing w:line="360" w:lineRule="auto"/>
              <w:jc w:val="center"/>
              <w:rPr>
                <w:rFonts w:hint="eastAsia" w:ascii="宋体" w:hAnsi="宋体" w:eastAsia="宋体"/>
                <w:szCs w:val="21"/>
              </w:rPr>
            </w:pPr>
            <w:r>
              <w:rPr>
                <w:rFonts w:ascii="宋体" w:hAnsi="宋体" w:eastAsia="宋体"/>
                <w:szCs w:val="21"/>
              </w:rPr>
              <w:t>中文名</w:t>
            </w:r>
          </w:p>
        </w:tc>
        <w:tc>
          <w:tcPr>
            <w:tcW w:w="2410" w:type="dxa"/>
          </w:tcPr>
          <w:p w14:paraId="73E3A3AF">
            <w:pPr>
              <w:spacing w:line="360" w:lineRule="auto"/>
              <w:jc w:val="center"/>
              <w:rPr>
                <w:rFonts w:hint="eastAsia" w:ascii="宋体" w:hAnsi="宋体" w:eastAsia="宋体"/>
                <w:szCs w:val="21"/>
              </w:rPr>
            </w:pPr>
            <w:r>
              <w:rPr>
                <w:rFonts w:hint="eastAsia" w:ascii="宋体" w:hAnsi="宋体" w:eastAsia="宋体"/>
                <w:szCs w:val="21"/>
              </w:rPr>
              <w:t>英</w:t>
            </w:r>
            <w:r>
              <w:rPr>
                <w:rFonts w:ascii="宋体" w:hAnsi="宋体" w:eastAsia="宋体"/>
                <w:szCs w:val="21"/>
              </w:rPr>
              <w:t>文名</w:t>
            </w:r>
          </w:p>
        </w:tc>
        <w:tc>
          <w:tcPr>
            <w:tcW w:w="1846" w:type="dxa"/>
          </w:tcPr>
          <w:p w14:paraId="7F0B6BE7">
            <w:pPr>
              <w:spacing w:line="360" w:lineRule="auto"/>
              <w:jc w:val="center"/>
              <w:rPr>
                <w:rFonts w:hint="eastAsia" w:ascii="宋体" w:hAnsi="宋体" w:eastAsia="宋体"/>
                <w:szCs w:val="21"/>
              </w:rPr>
            </w:pPr>
            <w:r>
              <w:rPr>
                <w:rFonts w:hint="eastAsia" w:ascii="宋体" w:hAnsi="宋体" w:eastAsia="宋体"/>
                <w:szCs w:val="21"/>
              </w:rPr>
              <w:t>返回值</w:t>
            </w:r>
            <w:r>
              <w:rPr>
                <w:rFonts w:ascii="宋体" w:hAnsi="宋体" w:eastAsia="宋体"/>
                <w:szCs w:val="21"/>
              </w:rPr>
              <w:t>类型</w:t>
            </w:r>
          </w:p>
        </w:tc>
      </w:tr>
      <w:tr w14:paraId="2CE4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FB0E10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添加用户</w:t>
            </w:r>
          </w:p>
        </w:tc>
        <w:tc>
          <w:tcPr>
            <w:tcW w:w="2410" w:type="dxa"/>
            <w:vAlign w:val="center"/>
          </w:tcPr>
          <w:p w14:paraId="0FB63E0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addUser()</w:t>
            </w:r>
          </w:p>
        </w:tc>
        <w:tc>
          <w:tcPr>
            <w:tcW w:w="1846" w:type="dxa"/>
            <w:vAlign w:val="center"/>
          </w:tcPr>
          <w:p w14:paraId="5D76AD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表示添加成功，false 表示失败）</w:t>
            </w:r>
          </w:p>
        </w:tc>
      </w:tr>
      <w:tr w14:paraId="1A86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56A9F0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删除用户</w:t>
            </w:r>
          </w:p>
        </w:tc>
        <w:tc>
          <w:tcPr>
            <w:tcW w:w="2410" w:type="dxa"/>
            <w:vAlign w:val="center"/>
          </w:tcPr>
          <w:p w14:paraId="4663895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deleteUser()</w:t>
            </w:r>
          </w:p>
        </w:tc>
        <w:tc>
          <w:tcPr>
            <w:tcW w:w="1846" w:type="dxa"/>
            <w:vAlign w:val="center"/>
          </w:tcPr>
          <w:p w14:paraId="73979D9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表示删除成功，false 表示失败）</w:t>
            </w:r>
          </w:p>
        </w:tc>
      </w:tr>
      <w:tr w14:paraId="59B3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2A403C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 ID</w:t>
            </w:r>
          </w:p>
        </w:tc>
        <w:tc>
          <w:tcPr>
            <w:tcW w:w="2410" w:type="dxa"/>
            <w:vAlign w:val="center"/>
          </w:tcPr>
          <w:p w14:paraId="2932D3A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1846" w:type="dxa"/>
            <w:vAlign w:val="center"/>
          </w:tcPr>
          <w:p w14:paraId="1DEE4AA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6B2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CCE0CB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返回用户名</w:t>
            </w:r>
          </w:p>
        </w:tc>
        <w:tc>
          <w:tcPr>
            <w:tcW w:w="2410" w:type="dxa"/>
            <w:vAlign w:val="center"/>
          </w:tcPr>
          <w:p w14:paraId="17CB0C7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getUserName()</w:t>
            </w:r>
          </w:p>
        </w:tc>
        <w:tc>
          <w:tcPr>
            <w:tcW w:w="1846" w:type="dxa"/>
            <w:vAlign w:val="center"/>
          </w:tcPr>
          <w:p w14:paraId="63AB1E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14F5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EF0668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返回用户电话</w:t>
            </w:r>
          </w:p>
        </w:tc>
        <w:tc>
          <w:tcPr>
            <w:tcW w:w="2410" w:type="dxa"/>
            <w:vAlign w:val="center"/>
          </w:tcPr>
          <w:p w14:paraId="6799EB8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getUserPhone()</w:t>
            </w:r>
          </w:p>
        </w:tc>
        <w:tc>
          <w:tcPr>
            <w:tcW w:w="1846" w:type="dxa"/>
            <w:vAlign w:val="center"/>
          </w:tcPr>
          <w:p w14:paraId="16ECC95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70BB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A6AF42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返回用户邮箱</w:t>
            </w:r>
          </w:p>
        </w:tc>
        <w:tc>
          <w:tcPr>
            <w:tcW w:w="2410" w:type="dxa"/>
            <w:vAlign w:val="center"/>
          </w:tcPr>
          <w:p w14:paraId="1426018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getUserMailbox()</w:t>
            </w:r>
          </w:p>
        </w:tc>
        <w:tc>
          <w:tcPr>
            <w:tcW w:w="1846" w:type="dxa"/>
            <w:vAlign w:val="center"/>
          </w:tcPr>
          <w:p w14:paraId="1115146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334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5F1899C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返回用户密码</w:t>
            </w:r>
          </w:p>
        </w:tc>
        <w:tc>
          <w:tcPr>
            <w:tcW w:w="2410" w:type="dxa"/>
            <w:vAlign w:val="center"/>
          </w:tcPr>
          <w:p w14:paraId="4DD0080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getUserPassword()</w:t>
            </w:r>
          </w:p>
        </w:tc>
        <w:tc>
          <w:tcPr>
            <w:tcW w:w="1846" w:type="dxa"/>
            <w:vAlign w:val="center"/>
          </w:tcPr>
          <w:p w14:paraId="40D1299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0CFB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40056C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查询用户</w:t>
            </w:r>
          </w:p>
        </w:tc>
        <w:tc>
          <w:tcPr>
            <w:tcW w:w="2410" w:type="dxa"/>
            <w:vAlign w:val="center"/>
          </w:tcPr>
          <w:p w14:paraId="1C0D1A4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searchUser()</w:t>
            </w:r>
          </w:p>
        </w:tc>
        <w:tc>
          <w:tcPr>
            <w:tcW w:w="1846" w:type="dxa"/>
            <w:vAlign w:val="center"/>
          </w:tcPr>
          <w:p w14:paraId="3DB612C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List&lt;User&gt;（返回符合查询条件的用户列表，无结果则返回空列表）</w:t>
            </w:r>
          </w:p>
        </w:tc>
      </w:tr>
      <w:tr w14:paraId="403A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6764BC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发布硬件信息</w:t>
            </w:r>
          </w:p>
        </w:tc>
        <w:tc>
          <w:tcPr>
            <w:tcW w:w="2410" w:type="dxa"/>
            <w:vAlign w:val="center"/>
          </w:tcPr>
          <w:p w14:paraId="534668D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publishHardwareInf()</w:t>
            </w:r>
          </w:p>
        </w:tc>
        <w:tc>
          <w:tcPr>
            <w:tcW w:w="1846" w:type="dxa"/>
            <w:vAlign w:val="center"/>
          </w:tcPr>
          <w:p w14:paraId="4F31B00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表示发布成功，false 表示失败）</w:t>
            </w:r>
          </w:p>
        </w:tc>
      </w:tr>
      <w:tr w14:paraId="1F60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979178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修改硬件信息</w:t>
            </w:r>
          </w:p>
        </w:tc>
        <w:tc>
          <w:tcPr>
            <w:tcW w:w="2410" w:type="dxa"/>
            <w:vAlign w:val="center"/>
          </w:tcPr>
          <w:p w14:paraId="5587A0A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modifyHardwareInf()</w:t>
            </w:r>
          </w:p>
        </w:tc>
        <w:tc>
          <w:tcPr>
            <w:tcW w:w="1846" w:type="dxa"/>
            <w:vAlign w:val="center"/>
          </w:tcPr>
          <w:p w14:paraId="4F2A28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表示修改成功，false 表示失败）</w:t>
            </w:r>
          </w:p>
        </w:tc>
      </w:tr>
      <w:tr w14:paraId="3F43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5FB6A2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审核硬件信息</w:t>
            </w:r>
          </w:p>
        </w:tc>
        <w:tc>
          <w:tcPr>
            <w:tcW w:w="2410" w:type="dxa"/>
            <w:vAlign w:val="center"/>
          </w:tcPr>
          <w:p w14:paraId="5924959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auditHardwareInf()</w:t>
            </w:r>
          </w:p>
        </w:tc>
        <w:tc>
          <w:tcPr>
            <w:tcW w:w="1846" w:type="dxa"/>
            <w:vAlign w:val="center"/>
          </w:tcPr>
          <w:p w14:paraId="6B8A9A0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表示审核操作完成，false 表示失败）</w:t>
            </w:r>
          </w:p>
        </w:tc>
      </w:tr>
      <w:tr w14:paraId="667D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1849B7B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下架硬件信息</w:t>
            </w:r>
          </w:p>
        </w:tc>
        <w:tc>
          <w:tcPr>
            <w:tcW w:w="2410" w:type="dxa"/>
            <w:vAlign w:val="center"/>
          </w:tcPr>
          <w:p w14:paraId="5F19CCA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offlineHardwareInf()</w:t>
            </w:r>
          </w:p>
        </w:tc>
        <w:tc>
          <w:tcPr>
            <w:tcW w:w="1846" w:type="dxa"/>
            <w:vAlign w:val="center"/>
          </w:tcPr>
          <w:p w14:paraId="7BCC44E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表示下架成功，false 表示失败）</w:t>
            </w:r>
          </w:p>
        </w:tc>
      </w:tr>
      <w:tr w14:paraId="4346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14F60D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审核硬件测评</w:t>
            </w:r>
          </w:p>
        </w:tc>
        <w:tc>
          <w:tcPr>
            <w:tcW w:w="2410" w:type="dxa"/>
            <w:vAlign w:val="center"/>
          </w:tcPr>
          <w:p w14:paraId="0D42295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auditEvaluation()</w:t>
            </w:r>
          </w:p>
        </w:tc>
        <w:tc>
          <w:tcPr>
            <w:tcW w:w="1846" w:type="dxa"/>
            <w:vAlign w:val="center"/>
          </w:tcPr>
          <w:p w14:paraId="3E399CF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表示审核操作完成，false 表示失败）</w:t>
            </w:r>
          </w:p>
        </w:tc>
      </w:tr>
      <w:tr w14:paraId="677A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7812A4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审核测评评论</w:t>
            </w:r>
          </w:p>
        </w:tc>
        <w:tc>
          <w:tcPr>
            <w:tcW w:w="2410" w:type="dxa"/>
            <w:vAlign w:val="center"/>
          </w:tcPr>
          <w:p w14:paraId="0140B4E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auditComment()</w:t>
            </w:r>
          </w:p>
        </w:tc>
        <w:tc>
          <w:tcPr>
            <w:tcW w:w="1846" w:type="dxa"/>
            <w:vAlign w:val="center"/>
          </w:tcPr>
          <w:p w14:paraId="2A67B43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表示审核操作完成，false 表示失败）</w:t>
            </w:r>
          </w:p>
        </w:tc>
      </w:tr>
    </w:tbl>
    <w:p w14:paraId="5F55FCEB">
      <w:pPr>
        <w:spacing w:line="360" w:lineRule="auto"/>
        <w:jc w:val="center"/>
        <w:rPr>
          <w:rFonts w:hint="eastAsia" w:ascii="宋体" w:hAnsi="宋体" w:eastAsia="宋体"/>
          <w:szCs w:val="21"/>
        </w:rPr>
      </w:pPr>
    </w:p>
    <w:p w14:paraId="00D4B2DE">
      <w:pPr>
        <w:spacing w:line="360" w:lineRule="auto"/>
        <w:jc w:val="left"/>
        <w:rPr>
          <w:rFonts w:hint="eastAsia" w:ascii="宋体" w:hAnsi="宋体" w:eastAsia="宋体"/>
          <w:b/>
          <w:bCs/>
          <w:szCs w:val="21"/>
        </w:rPr>
      </w:pPr>
      <w:r>
        <w:rPr>
          <w:rFonts w:hint="eastAsia" w:ascii="宋体" w:hAnsi="宋体" w:eastAsia="宋体"/>
          <w:b/>
          <w:bCs/>
          <w:szCs w:val="21"/>
        </w:rPr>
        <w:t>类名：Ordinary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7ADEACE9">
      <w:pPr>
        <w:spacing w:line="360" w:lineRule="auto"/>
        <w:jc w:val="left"/>
        <w:rPr>
          <w:rFonts w:hint="eastAsia" w:ascii="宋体" w:hAnsi="宋体" w:eastAsia="宋体"/>
          <w:b/>
          <w:bCs/>
          <w:szCs w:val="21"/>
        </w:rPr>
      </w:pP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4B9C64AD">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Ordinary</w:t>
      </w:r>
      <w:r>
        <w:rPr>
          <w:rFonts w:ascii="宋体" w:hAnsi="宋体" w:eastAsia="宋体"/>
          <w:szCs w:val="21"/>
        </w:rPr>
        <w:t>User类操作表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1"/>
        <w:gridCol w:w="2443"/>
        <w:gridCol w:w="1840"/>
      </w:tblGrid>
      <w:tr w14:paraId="23B5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49CF13CB">
            <w:pPr>
              <w:spacing w:line="360" w:lineRule="auto"/>
              <w:jc w:val="center"/>
              <w:rPr>
                <w:rFonts w:hint="eastAsia" w:ascii="宋体" w:hAnsi="宋体" w:eastAsia="宋体"/>
                <w:szCs w:val="21"/>
              </w:rPr>
            </w:pPr>
            <w:r>
              <w:rPr>
                <w:rFonts w:ascii="宋体" w:hAnsi="宋体" w:eastAsia="宋体"/>
                <w:szCs w:val="21"/>
              </w:rPr>
              <w:t>中文名</w:t>
            </w:r>
          </w:p>
        </w:tc>
        <w:tc>
          <w:tcPr>
            <w:tcW w:w="2443" w:type="dxa"/>
          </w:tcPr>
          <w:p w14:paraId="28372F82">
            <w:pPr>
              <w:spacing w:line="360" w:lineRule="auto"/>
              <w:jc w:val="center"/>
              <w:rPr>
                <w:rFonts w:hint="eastAsia" w:ascii="宋体" w:hAnsi="宋体" w:eastAsia="宋体"/>
                <w:szCs w:val="21"/>
              </w:rPr>
            </w:pPr>
            <w:r>
              <w:rPr>
                <w:rFonts w:hint="eastAsia" w:ascii="宋体" w:hAnsi="宋体" w:eastAsia="宋体"/>
                <w:szCs w:val="21"/>
              </w:rPr>
              <w:t>英</w:t>
            </w:r>
            <w:r>
              <w:rPr>
                <w:rFonts w:ascii="宋体" w:hAnsi="宋体" w:eastAsia="宋体"/>
                <w:szCs w:val="21"/>
              </w:rPr>
              <w:t>文名</w:t>
            </w:r>
          </w:p>
        </w:tc>
        <w:tc>
          <w:tcPr>
            <w:tcW w:w="1840" w:type="dxa"/>
          </w:tcPr>
          <w:p w14:paraId="6826631E">
            <w:pPr>
              <w:spacing w:line="360" w:lineRule="auto"/>
              <w:jc w:val="center"/>
              <w:rPr>
                <w:rFonts w:hint="eastAsia" w:ascii="宋体" w:hAnsi="宋体" w:eastAsia="宋体"/>
                <w:szCs w:val="21"/>
              </w:rPr>
            </w:pPr>
            <w:r>
              <w:rPr>
                <w:rFonts w:hint="eastAsia" w:ascii="宋体" w:hAnsi="宋体" w:eastAsia="宋体"/>
                <w:szCs w:val="21"/>
              </w:rPr>
              <w:t>返回值</w:t>
            </w:r>
            <w:r>
              <w:rPr>
                <w:rFonts w:ascii="宋体" w:hAnsi="宋体" w:eastAsia="宋体"/>
                <w:szCs w:val="21"/>
              </w:rPr>
              <w:t>类型</w:t>
            </w:r>
          </w:p>
        </w:tc>
      </w:tr>
      <w:tr w14:paraId="5F87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025882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添加用户（注册）</w:t>
            </w:r>
          </w:p>
        </w:tc>
        <w:tc>
          <w:tcPr>
            <w:tcW w:w="2443" w:type="dxa"/>
            <w:vAlign w:val="center"/>
          </w:tcPr>
          <w:p w14:paraId="1890DE8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addUser()</w:t>
            </w:r>
          </w:p>
        </w:tc>
        <w:tc>
          <w:tcPr>
            <w:tcW w:w="1840" w:type="dxa"/>
            <w:vAlign w:val="center"/>
          </w:tcPr>
          <w:p w14:paraId="08B6953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表示注册成功，false 表示失败）</w:t>
            </w:r>
          </w:p>
        </w:tc>
      </w:tr>
      <w:tr w14:paraId="595E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710EF00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删除用户（注销）</w:t>
            </w:r>
          </w:p>
        </w:tc>
        <w:tc>
          <w:tcPr>
            <w:tcW w:w="2443" w:type="dxa"/>
            <w:vAlign w:val="center"/>
          </w:tcPr>
          <w:p w14:paraId="651A5D4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deleteUser()</w:t>
            </w:r>
          </w:p>
        </w:tc>
        <w:tc>
          <w:tcPr>
            <w:tcW w:w="1840" w:type="dxa"/>
            <w:vAlign w:val="center"/>
          </w:tcPr>
          <w:p w14:paraId="3F7A7EC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表示注销成功，false 表示失败）</w:t>
            </w:r>
          </w:p>
        </w:tc>
      </w:tr>
      <w:tr w14:paraId="04C2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FEFD0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 ID</w:t>
            </w:r>
          </w:p>
        </w:tc>
        <w:tc>
          <w:tcPr>
            <w:tcW w:w="2443" w:type="dxa"/>
            <w:vAlign w:val="center"/>
          </w:tcPr>
          <w:p w14:paraId="4E2159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1840" w:type="dxa"/>
            <w:vAlign w:val="center"/>
          </w:tcPr>
          <w:p w14:paraId="7072F23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4D9D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5E7918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 ID</w:t>
            </w:r>
          </w:p>
        </w:tc>
        <w:tc>
          <w:tcPr>
            <w:tcW w:w="2443" w:type="dxa"/>
            <w:vAlign w:val="center"/>
          </w:tcPr>
          <w:p w14:paraId="3FC704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setUserId()</w:t>
            </w:r>
          </w:p>
        </w:tc>
        <w:tc>
          <w:tcPr>
            <w:tcW w:w="1840" w:type="dxa"/>
            <w:vAlign w:val="center"/>
          </w:tcPr>
          <w:p w14:paraId="50FE7A1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B13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F3778D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返回用户名</w:t>
            </w:r>
          </w:p>
        </w:tc>
        <w:tc>
          <w:tcPr>
            <w:tcW w:w="2443" w:type="dxa"/>
            <w:vAlign w:val="center"/>
          </w:tcPr>
          <w:p w14:paraId="7E24BE8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getUserName()</w:t>
            </w:r>
          </w:p>
        </w:tc>
        <w:tc>
          <w:tcPr>
            <w:tcW w:w="1840" w:type="dxa"/>
            <w:vAlign w:val="center"/>
          </w:tcPr>
          <w:p w14:paraId="62AD3D3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4EC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165D99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设置用户名</w:t>
            </w:r>
          </w:p>
        </w:tc>
        <w:tc>
          <w:tcPr>
            <w:tcW w:w="2443" w:type="dxa"/>
            <w:vAlign w:val="center"/>
          </w:tcPr>
          <w:p w14:paraId="5B5A041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setUserName()</w:t>
            </w:r>
          </w:p>
        </w:tc>
        <w:tc>
          <w:tcPr>
            <w:tcW w:w="1840" w:type="dxa"/>
            <w:vAlign w:val="center"/>
          </w:tcPr>
          <w:p w14:paraId="275CF9E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2F8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72B7425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返回用户电话</w:t>
            </w:r>
          </w:p>
        </w:tc>
        <w:tc>
          <w:tcPr>
            <w:tcW w:w="2443" w:type="dxa"/>
            <w:vAlign w:val="center"/>
          </w:tcPr>
          <w:p w14:paraId="7B78CD8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getUserPhone()</w:t>
            </w:r>
          </w:p>
        </w:tc>
        <w:tc>
          <w:tcPr>
            <w:tcW w:w="1840" w:type="dxa"/>
            <w:vAlign w:val="center"/>
          </w:tcPr>
          <w:p w14:paraId="6472CB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49F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3C977D9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设置用户电话</w:t>
            </w:r>
          </w:p>
        </w:tc>
        <w:tc>
          <w:tcPr>
            <w:tcW w:w="2443" w:type="dxa"/>
            <w:vAlign w:val="center"/>
          </w:tcPr>
          <w:p w14:paraId="1ABA56A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setUserPhone ()</w:t>
            </w:r>
          </w:p>
        </w:tc>
        <w:tc>
          <w:tcPr>
            <w:tcW w:w="1840" w:type="dxa"/>
            <w:vAlign w:val="center"/>
          </w:tcPr>
          <w:p w14:paraId="799A6EF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E18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5CB0553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返回用户邮箱</w:t>
            </w:r>
          </w:p>
        </w:tc>
        <w:tc>
          <w:tcPr>
            <w:tcW w:w="2443" w:type="dxa"/>
            <w:vAlign w:val="center"/>
          </w:tcPr>
          <w:p w14:paraId="73C138E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getUserMailbox()</w:t>
            </w:r>
          </w:p>
        </w:tc>
        <w:tc>
          <w:tcPr>
            <w:tcW w:w="1840" w:type="dxa"/>
            <w:vAlign w:val="center"/>
          </w:tcPr>
          <w:p w14:paraId="56B1CD2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6D13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205B04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设置用户邮箱</w:t>
            </w:r>
          </w:p>
        </w:tc>
        <w:tc>
          <w:tcPr>
            <w:tcW w:w="2443" w:type="dxa"/>
            <w:vAlign w:val="center"/>
          </w:tcPr>
          <w:p w14:paraId="7F48D20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setUserMailbox()</w:t>
            </w:r>
          </w:p>
        </w:tc>
        <w:tc>
          <w:tcPr>
            <w:tcW w:w="1840" w:type="dxa"/>
            <w:vAlign w:val="center"/>
          </w:tcPr>
          <w:p w14:paraId="27AE843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A8F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03D7F3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返回用户密码</w:t>
            </w:r>
          </w:p>
        </w:tc>
        <w:tc>
          <w:tcPr>
            <w:tcW w:w="2443" w:type="dxa"/>
            <w:vAlign w:val="center"/>
          </w:tcPr>
          <w:p w14:paraId="7246245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getUserPassword()</w:t>
            </w:r>
          </w:p>
        </w:tc>
        <w:tc>
          <w:tcPr>
            <w:tcW w:w="1840" w:type="dxa"/>
            <w:vAlign w:val="center"/>
          </w:tcPr>
          <w:p w14:paraId="07ED02C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1C83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652E349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设置用户密码</w:t>
            </w:r>
          </w:p>
        </w:tc>
        <w:tc>
          <w:tcPr>
            <w:tcW w:w="2443" w:type="dxa"/>
            <w:vAlign w:val="center"/>
          </w:tcPr>
          <w:p w14:paraId="38A5433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setUserPassword()</w:t>
            </w:r>
          </w:p>
        </w:tc>
        <w:tc>
          <w:tcPr>
            <w:tcW w:w="1840" w:type="dxa"/>
            <w:vAlign w:val="center"/>
          </w:tcPr>
          <w:p w14:paraId="3710D9E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B4A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1FEC2E1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发布硬件测评</w:t>
            </w:r>
          </w:p>
        </w:tc>
        <w:tc>
          <w:tcPr>
            <w:tcW w:w="2443" w:type="dxa"/>
            <w:vAlign w:val="center"/>
          </w:tcPr>
          <w:p w14:paraId="42B1DB3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publishEvaluation()</w:t>
            </w:r>
          </w:p>
        </w:tc>
        <w:tc>
          <w:tcPr>
            <w:tcW w:w="1840" w:type="dxa"/>
            <w:vAlign w:val="center"/>
          </w:tcPr>
          <w:p w14:paraId="3C32934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表示发布成功，false 表示失败）</w:t>
            </w:r>
          </w:p>
        </w:tc>
      </w:tr>
      <w:tr w14:paraId="579C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63DAA1C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删除个人硬件测评</w:t>
            </w:r>
          </w:p>
        </w:tc>
        <w:tc>
          <w:tcPr>
            <w:tcW w:w="2443" w:type="dxa"/>
            <w:vAlign w:val="center"/>
          </w:tcPr>
          <w:p w14:paraId="557D942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deleteOwnEvaluation()</w:t>
            </w:r>
          </w:p>
        </w:tc>
        <w:tc>
          <w:tcPr>
            <w:tcW w:w="1840" w:type="dxa"/>
            <w:vAlign w:val="center"/>
          </w:tcPr>
          <w:p w14:paraId="4DA896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表示删除成功，false 表示失败）</w:t>
            </w:r>
          </w:p>
        </w:tc>
      </w:tr>
      <w:tr w14:paraId="3CE1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2E76FAD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发表测评评论</w:t>
            </w:r>
          </w:p>
        </w:tc>
        <w:tc>
          <w:tcPr>
            <w:tcW w:w="2443" w:type="dxa"/>
            <w:vAlign w:val="center"/>
          </w:tcPr>
          <w:p w14:paraId="2580EC6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publishComment()</w:t>
            </w:r>
          </w:p>
        </w:tc>
        <w:tc>
          <w:tcPr>
            <w:tcW w:w="1840" w:type="dxa"/>
            <w:vAlign w:val="center"/>
          </w:tcPr>
          <w:p w14:paraId="5DF937E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表示发表成功，false 表示失败）</w:t>
            </w:r>
          </w:p>
        </w:tc>
      </w:tr>
      <w:tr w14:paraId="1FA0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3356A16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删除个人测评评论</w:t>
            </w:r>
          </w:p>
        </w:tc>
        <w:tc>
          <w:tcPr>
            <w:tcW w:w="2443" w:type="dxa"/>
            <w:vAlign w:val="center"/>
          </w:tcPr>
          <w:p w14:paraId="1D7A2A1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deleteOwnComment()</w:t>
            </w:r>
          </w:p>
        </w:tc>
        <w:tc>
          <w:tcPr>
            <w:tcW w:w="1840" w:type="dxa"/>
            <w:vAlign w:val="center"/>
          </w:tcPr>
          <w:p w14:paraId="72AE312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表示删除成功，false 表示失败）</w:t>
            </w:r>
          </w:p>
        </w:tc>
      </w:tr>
      <w:tr w14:paraId="7490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7B9FC46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收藏硬件信息</w:t>
            </w:r>
          </w:p>
        </w:tc>
        <w:tc>
          <w:tcPr>
            <w:tcW w:w="2443" w:type="dxa"/>
            <w:vAlign w:val="center"/>
          </w:tcPr>
          <w:p w14:paraId="3B3E5B7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collectHardware()</w:t>
            </w:r>
          </w:p>
        </w:tc>
        <w:tc>
          <w:tcPr>
            <w:tcW w:w="1840" w:type="dxa"/>
            <w:vAlign w:val="center"/>
          </w:tcPr>
          <w:p w14:paraId="6247B8F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表示收藏成功，false 表示失败）</w:t>
            </w:r>
          </w:p>
        </w:tc>
      </w:tr>
      <w:tr w14:paraId="7EB4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5635F2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取消收藏硬件信息</w:t>
            </w:r>
          </w:p>
        </w:tc>
        <w:tc>
          <w:tcPr>
            <w:tcW w:w="2443" w:type="dxa"/>
            <w:vAlign w:val="center"/>
          </w:tcPr>
          <w:p w14:paraId="6EA2B43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cancelCollectHardware()</w:t>
            </w:r>
          </w:p>
        </w:tc>
        <w:tc>
          <w:tcPr>
            <w:tcW w:w="1840" w:type="dxa"/>
            <w:vAlign w:val="center"/>
          </w:tcPr>
          <w:p w14:paraId="72E9642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表示取消成功，false 表示失败）</w:t>
            </w:r>
          </w:p>
        </w:tc>
      </w:tr>
      <w:tr w14:paraId="648E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vAlign w:val="center"/>
          </w:tcPr>
          <w:p w14:paraId="78667DC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获取收藏硬件列表</w:t>
            </w:r>
          </w:p>
        </w:tc>
        <w:tc>
          <w:tcPr>
            <w:tcW w:w="2443" w:type="dxa"/>
            <w:vAlign w:val="center"/>
          </w:tcPr>
          <w:p w14:paraId="0EF41B6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getCollectedHardwareList()</w:t>
            </w:r>
          </w:p>
        </w:tc>
        <w:tc>
          <w:tcPr>
            <w:tcW w:w="1840" w:type="dxa"/>
            <w:vAlign w:val="center"/>
          </w:tcPr>
          <w:p w14:paraId="45CD003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List&lt;Hardware_Inf&gt;（返回收藏的硬件信息列表）</w:t>
            </w:r>
          </w:p>
        </w:tc>
      </w:tr>
    </w:tbl>
    <w:p w14:paraId="57CAF030">
      <w:pPr>
        <w:spacing w:line="360" w:lineRule="auto"/>
        <w:jc w:val="center"/>
        <w:rPr>
          <w:rFonts w:hint="eastAsia" w:ascii="宋体" w:hAnsi="宋体" w:eastAsia="宋体"/>
          <w:szCs w:val="21"/>
        </w:rPr>
      </w:pPr>
    </w:p>
    <w:p w14:paraId="1F6D38A8">
      <w:pPr>
        <w:spacing w:line="360" w:lineRule="auto"/>
        <w:jc w:val="left"/>
        <w:rPr>
          <w:rFonts w:hint="eastAsia" w:ascii="宋体" w:hAnsi="宋体" w:eastAsia="宋体"/>
          <w:b/>
          <w:bCs/>
          <w:szCs w:val="21"/>
        </w:rPr>
      </w:pPr>
      <w:r>
        <w:rPr>
          <w:rFonts w:hint="eastAsia" w:ascii="宋体" w:hAnsi="宋体" w:eastAsia="宋体"/>
          <w:b/>
          <w:bCs/>
          <w:szCs w:val="21"/>
        </w:rPr>
        <w:t>类名：Hardware_Inf</w:t>
      </w:r>
      <w:r>
        <w:rPr>
          <w:rFonts w:ascii="宋体" w:hAnsi="宋体" w:eastAsia="宋体"/>
          <w:b/>
          <w:bCs/>
          <w:szCs w:val="21"/>
        </w:rPr>
        <w:t>（</w:t>
      </w:r>
      <w:r>
        <w:rPr>
          <w:rFonts w:hint="eastAsia" w:ascii="宋体" w:hAnsi="宋体" w:eastAsia="宋体"/>
          <w:b/>
          <w:bCs/>
          <w:szCs w:val="21"/>
        </w:rPr>
        <w:t>硬件信息</w:t>
      </w:r>
      <w:r>
        <w:rPr>
          <w:rFonts w:ascii="宋体" w:hAnsi="宋体" w:eastAsia="宋体"/>
          <w:b/>
          <w:bCs/>
          <w:szCs w:val="21"/>
        </w:rPr>
        <w:t>类）</w:t>
      </w:r>
    </w:p>
    <w:p w14:paraId="3C2348FE">
      <w:pPr>
        <w:spacing w:line="360" w:lineRule="auto"/>
        <w:jc w:val="left"/>
        <w:rPr>
          <w:rFonts w:hint="eastAsia" w:ascii="宋体" w:hAnsi="宋体" w:eastAsia="宋体"/>
          <w:b/>
          <w:bCs/>
          <w:szCs w:val="21"/>
        </w:rPr>
      </w:pP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r>
        <w:rPr>
          <w:rFonts w:hint="eastAsia" w:ascii="宋体" w:hAnsi="宋体" w:eastAsia="宋体"/>
          <w:b/>
          <w:bCs/>
          <w:szCs w:val="21"/>
        </w:rPr>
        <w:t>4</w:t>
      </w:r>
      <w:r>
        <w:rPr>
          <w:rFonts w:ascii="宋体" w:hAnsi="宋体" w:eastAsia="宋体"/>
          <w:b/>
          <w:bCs/>
          <w:szCs w:val="21"/>
        </w:rPr>
        <w:t>所示：</w:t>
      </w:r>
    </w:p>
    <w:p w14:paraId="30B40873">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3.2.4</w:t>
      </w:r>
      <w:r>
        <w:rPr>
          <w:rFonts w:ascii="宋体" w:hAnsi="宋体" w:eastAsia="宋体"/>
          <w:szCs w:val="21"/>
        </w:rPr>
        <w:t xml:space="preserve"> </w:t>
      </w:r>
      <w:r>
        <w:rPr>
          <w:rFonts w:hint="eastAsia" w:ascii="宋体" w:hAnsi="宋体" w:eastAsia="宋体"/>
          <w:szCs w:val="21"/>
        </w:rPr>
        <w:t>Hardware</w:t>
      </w:r>
      <w:r>
        <w:rPr>
          <w:rFonts w:ascii="宋体" w:hAnsi="宋体" w:eastAsia="宋体"/>
          <w:szCs w:val="21"/>
        </w:rPr>
        <w:t>_Inf类操作表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09"/>
        <w:gridCol w:w="1847"/>
      </w:tblGrid>
      <w:tr w14:paraId="09B4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5B4E4E5">
            <w:pPr>
              <w:spacing w:line="360" w:lineRule="auto"/>
              <w:jc w:val="center"/>
              <w:rPr>
                <w:rFonts w:hint="eastAsia" w:ascii="宋体" w:hAnsi="宋体" w:eastAsia="宋体"/>
                <w:szCs w:val="21"/>
              </w:rPr>
            </w:pPr>
            <w:r>
              <w:rPr>
                <w:rFonts w:ascii="宋体" w:hAnsi="宋体" w:eastAsia="宋体"/>
                <w:szCs w:val="21"/>
              </w:rPr>
              <w:t>中文名</w:t>
            </w:r>
          </w:p>
        </w:tc>
        <w:tc>
          <w:tcPr>
            <w:tcW w:w="2409" w:type="dxa"/>
          </w:tcPr>
          <w:p w14:paraId="07BDD2C0">
            <w:pPr>
              <w:spacing w:line="360" w:lineRule="auto"/>
              <w:jc w:val="center"/>
              <w:rPr>
                <w:rFonts w:hint="eastAsia" w:ascii="宋体" w:hAnsi="宋体" w:eastAsia="宋体"/>
                <w:szCs w:val="21"/>
              </w:rPr>
            </w:pPr>
            <w:r>
              <w:rPr>
                <w:rFonts w:ascii="宋体" w:hAnsi="宋体" w:eastAsia="宋体"/>
                <w:szCs w:val="21"/>
              </w:rPr>
              <w:t>英文名</w:t>
            </w:r>
          </w:p>
        </w:tc>
        <w:tc>
          <w:tcPr>
            <w:tcW w:w="1847" w:type="dxa"/>
          </w:tcPr>
          <w:p w14:paraId="184AD403">
            <w:pPr>
              <w:spacing w:line="360" w:lineRule="auto"/>
              <w:jc w:val="center"/>
              <w:rPr>
                <w:rFonts w:hint="eastAsia" w:ascii="宋体" w:hAnsi="宋体" w:eastAsia="宋体"/>
                <w:szCs w:val="21"/>
              </w:rPr>
            </w:pPr>
            <w:r>
              <w:rPr>
                <w:rFonts w:hint="eastAsia" w:ascii="宋体" w:hAnsi="宋体" w:eastAsia="宋体"/>
                <w:szCs w:val="21"/>
              </w:rPr>
              <w:t>返回值</w:t>
            </w:r>
            <w:r>
              <w:rPr>
                <w:rFonts w:ascii="宋体" w:hAnsi="宋体" w:eastAsia="宋体"/>
                <w:szCs w:val="21"/>
              </w:rPr>
              <w:t>类型</w:t>
            </w:r>
          </w:p>
        </w:tc>
      </w:tr>
      <w:tr w14:paraId="06D7D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28C4EE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 ID</w:t>
            </w:r>
          </w:p>
        </w:tc>
        <w:tc>
          <w:tcPr>
            <w:tcW w:w="2409" w:type="dxa"/>
            <w:vAlign w:val="center"/>
          </w:tcPr>
          <w:p w14:paraId="3BBC892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getHardwareID()</w:t>
            </w:r>
          </w:p>
        </w:tc>
        <w:tc>
          <w:tcPr>
            <w:tcW w:w="1847" w:type="dxa"/>
            <w:vAlign w:val="center"/>
          </w:tcPr>
          <w:p w14:paraId="4AE679B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07DB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1095B8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 ID</w:t>
            </w:r>
          </w:p>
        </w:tc>
        <w:tc>
          <w:tcPr>
            <w:tcW w:w="2409" w:type="dxa"/>
            <w:vAlign w:val="center"/>
          </w:tcPr>
          <w:p w14:paraId="7F0865E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setHardwareID()</w:t>
            </w:r>
          </w:p>
        </w:tc>
        <w:tc>
          <w:tcPr>
            <w:tcW w:w="1847" w:type="dxa"/>
            <w:vAlign w:val="center"/>
          </w:tcPr>
          <w:p w14:paraId="003B8E9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077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7FE2CD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获取创建用户 ID</w:t>
            </w:r>
          </w:p>
        </w:tc>
        <w:tc>
          <w:tcPr>
            <w:tcW w:w="2409" w:type="dxa"/>
            <w:vAlign w:val="center"/>
          </w:tcPr>
          <w:p w14:paraId="6D0C581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1847" w:type="dxa"/>
            <w:vAlign w:val="center"/>
          </w:tcPr>
          <w:p w14:paraId="0D9B78D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F97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8B146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设置创建用户 ID</w:t>
            </w:r>
          </w:p>
        </w:tc>
        <w:tc>
          <w:tcPr>
            <w:tcW w:w="2409" w:type="dxa"/>
            <w:vAlign w:val="center"/>
          </w:tcPr>
          <w:p w14:paraId="33F3C42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setUserID()</w:t>
            </w:r>
          </w:p>
        </w:tc>
        <w:tc>
          <w:tcPr>
            <w:tcW w:w="1847" w:type="dxa"/>
            <w:vAlign w:val="center"/>
          </w:tcPr>
          <w:p w14:paraId="29B92A4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1B6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2BE170D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获取硬件名称</w:t>
            </w:r>
          </w:p>
        </w:tc>
        <w:tc>
          <w:tcPr>
            <w:tcW w:w="2409" w:type="dxa"/>
            <w:vAlign w:val="center"/>
          </w:tcPr>
          <w:p w14:paraId="02B2B25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getHardwareName()</w:t>
            </w:r>
          </w:p>
        </w:tc>
        <w:tc>
          <w:tcPr>
            <w:tcW w:w="1847" w:type="dxa"/>
            <w:vAlign w:val="center"/>
          </w:tcPr>
          <w:p w14:paraId="1C714D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B3E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FA5022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设置硬件名称</w:t>
            </w:r>
          </w:p>
        </w:tc>
        <w:tc>
          <w:tcPr>
            <w:tcW w:w="2409" w:type="dxa"/>
            <w:vAlign w:val="center"/>
          </w:tcPr>
          <w:p w14:paraId="48507ED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setHardwareName()</w:t>
            </w:r>
          </w:p>
        </w:tc>
        <w:tc>
          <w:tcPr>
            <w:tcW w:w="1847" w:type="dxa"/>
            <w:vAlign w:val="center"/>
          </w:tcPr>
          <w:p w14:paraId="531DD9F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5D7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D998A8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获取硬件类别</w:t>
            </w:r>
          </w:p>
        </w:tc>
        <w:tc>
          <w:tcPr>
            <w:tcW w:w="2409" w:type="dxa"/>
            <w:vAlign w:val="center"/>
          </w:tcPr>
          <w:p w14:paraId="366473F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getHardwareType()</w:t>
            </w:r>
          </w:p>
        </w:tc>
        <w:tc>
          <w:tcPr>
            <w:tcW w:w="1847" w:type="dxa"/>
            <w:vAlign w:val="center"/>
          </w:tcPr>
          <w:p w14:paraId="46C1048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59C0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1C9070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设置硬件类别</w:t>
            </w:r>
          </w:p>
        </w:tc>
        <w:tc>
          <w:tcPr>
            <w:tcW w:w="2409" w:type="dxa"/>
            <w:vAlign w:val="center"/>
          </w:tcPr>
          <w:p w14:paraId="7820516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setHardwareType()</w:t>
            </w:r>
          </w:p>
        </w:tc>
        <w:tc>
          <w:tcPr>
            <w:tcW w:w="1847" w:type="dxa"/>
            <w:vAlign w:val="center"/>
          </w:tcPr>
          <w:p w14:paraId="0AE04B9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F4B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5075C0C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获取硬件品牌</w:t>
            </w:r>
          </w:p>
        </w:tc>
        <w:tc>
          <w:tcPr>
            <w:tcW w:w="2409" w:type="dxa"/>
            <w:vAlign w:val="center"/>
          </w:tcPr>
          <w:p w14:paraId="5071BF0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getHardwareBrand()</w:t>
            </w:r>
          </w:p>
        </w:tc>
        <w:tc>
          <w:tcPr>
            <w:tcW w:w="1847" w:type="dxa"/>
            <w:vAlign w:val="center"/>
          </w:tcPr>
          <w:p w14:paraId="36B956F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10A2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C97688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设置硬件品牌</w:t>
            </w:r>
          </w:p>
        </w:tc>
        <w:tc>
          <w:tcPr>
            <w:tcW w:w="2409" w:type="dxa"/>
            <w:vAlign w:val="center"/>
          </w:tcPr>
          <w:p w14:paraId="5791BAB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setHardwareBrand()</w:t>
            </w:r>
          </w:p>
        </w:tc>
        <w:tc>
          <w:tcPr>
            <w:tcW w:w="1847" w:type="dxa"/>
            <w:vAlign w:val="center"/>
          </w:tcPr>
          <w:p w14:paraId="0CB4D6D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163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3534A9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获取硬件型号</w:t>
            </w:r>
          </w:p>
        </w:tc>
        <w:tc>
          <w:tcPr>
            <w:tcW w:w="2409" w:type="dxa"/>
            <w:vAlign w:val="center"/>
          </w:tcPr>
          <w:p w14:paraId="405541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getHardwareModel()</w:t>
            </w:r>
          </w:p>
        </w:tc>
        <w:tc>
          <w:tcPr>
            <w:tcW w:w="1847" w:type="dxa"/>
            <w:vAlign w:val="center"/>
          </w:tcPr>
          <w:p w14:paraId="21B1144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40B6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639C52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设置硬件型号</w:t>
            </w:r>
          </w:p>
        </w:tc>
        <w:tc>
          <w:tcPr>
            <w:tcW w:w="2409" w:type="dxa"/>
            <w:vAlign w:val="center"/>
          </w:tcPr>
          <w:p w14:paraId="214DB7A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setHardwareModel()</w:t>
            </w:r>
          </w:p>
        </w:tc>
        <w:tc>
          <w:tcPr>
            <w:tcW w:w="1847" w:type="dxa"/>
            <w:vAlign w:val="center"/>
          </w:tcPr>
          <w:p w14:paraId="3D8C0C0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1EFD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A675BC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获取硬件价格</w:t>
            </w:r>
          </w:p>
        </w:tc>
        <w:tc>
          <w:tcPr>
            <w:tcW w:w="2409" w:type="dxa"/>
            <w:vAlign w:val="center"/>
          </w:tcPr>
          <w:p w14:paraId="1A38B2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getHardwarePrice()</w:t>
            </w:r>
          </w:p>
        </w:tc>
        <w:tc>
          <w:tcPr>
            <w:tcW w:w="1847" w:type="dxa"/>
            <w:vAlign w:val="center"/>
          </w:tcPr>
          <w:p w14:paraId="0C22680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decimal</w:t>
            </w:r>
          </w:p>
        </w:tc>
      </w:tr>
      <w:tr w14:paraId="5EAB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1ED1B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设置硬件价格</w:t>
            </w:r>
          </w:p>
        </w:tc>
        <w:tc>
          <w:tcPr>
            <w:tcW w:w="2409" w:type="dxa"/>
            <w:vAlign w:val="center"/>
          </w:tcPr>
          <w:p w14:paraId="004E2CA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setHardwarePrice()</w:t>
            </w:r>
          </w:p>
        </w:tc>
        <w:tc>
          <w:tcPr>
            <w:tcW w:w="1847" w:type="dxa"/>
            <w:vAlign w:val="center"/>
          </w:tcPr>
          <w:p w14:paraId="5213DA5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5C13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86778F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获取审核状态</w:t>
            </w:r>
          </w:p>
        </w:tc>
        <w:tc>
          <w:tcPr>
            <w:tcW w:w="2409" w:type="dxa"/>
            <w:vAlign w:val="center"/>
          </w:tcPr>
          <w:p w14:paraId="0498ED6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getAuditState()</w:t>
            </w:r>
          </w:p>
        </w:tc>
        <w:tc>
          <w:tcPr>
            <w:tcW w:w="1847" w:type="dxa"/>
            <w:vAlign w:val="center"/>
          </w:tcPr>
          <w:p w14:paraId="79D784E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31B3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2008BA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设置审核状态</w:t>
            </w:r>
          </w:p>
        </w:tc>
        <w:tc>
          <w:tcPr>
            <w:tcW w:w="2409" w:type="dxa"/>
            <w:vAlign w:val="center"/>
          </w:tcPr>
          <w:p w14:paraId="49FB3FE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setAuditState()</w:t>
            </w:r>
          </w:p>
        </w:tc>
        <w:tc>
          <w:tcPr>
            <w:tcW w:w="1847" w:type="dxa"/>
            <w:vAlign w:val="center"/>
          </w:tcPr>
          <w:p w14:paraId="46CFEC9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D2E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8A2F86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获取发布时间</w:t>
            </w:r>
          </w:p>
        </w:tc>
        <w:tc>
          <w:tcPr>
            <w:tcW w:w="2409" w:type="dxa"/>
            <w:vAlign w:val="center"/>
          </w:tcPr>
          <w:p w14:paraId="2F213BF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getPublishTime()</w:t>
            </w:r>
          </w:p>
        </w:tc>
        <w:tc>
          <w:tcPr>
            <w:tcW w:w="1847" w:type="dxa"/>
            <w:vAlign w:val="center"/>
          </w:tcPr>
          <w:p w14:paraId="290699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0C2D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6A5731C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设置发布时间</w:t>
            </w:r>
          </w:p>
        </w:tc>
        <w:tc>
          <w:tcPr>
            <w:tcW w:w="2409" w:type="dxa"/>
            <w:vAlign w:val="center"/>
          </w:tcPr>
          <w:p w14:paraId="2E1CF9C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setPublishTime()</w:t>
            </w:r>
          </w:p>
        </w:tc>
        <w:tc>
          <w:tcPr>
            <w:tcW w:w="1847" w:type="dxa"/>
            <w:vAlign w:val="center"/>
          </w:tcPr>
          <w:p w14:paraId="28A63AE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FFD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BA4909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获取审核时间</w:t>
            </w:r>
          </w:p>
        </w:tc>
        <w:tc>
          <w:tcPr>
            <w:tcW w:w="2409" w:type="dxa"/>
            <w:vAlign w:val="center"/>
          </w:tcPr>
          <w:p w14:paraId="034AB22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getAuditTime()</w:t>
            </w:r>
          </w:p>
        </w:tc>
        <w:tc>
          <w:tcPr>
            <w:tcW w:w="1847" w:type="dxa"/>
            <w:vAlign w:val="center"/>
          </w:tcPr>
          <w:p w14:paraId="63A1C48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1E6E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9A460E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设置审核时间</w:t>
            </w:r>
          </w:p>
        </w:tc>
        <w:tc>
          <w:tcPr>
            <w:tcW w:w="2409" w:type="dxa"/>
            <w:vAlign w:val="center"/>
          </w:tcPr>
          <w:p w14:paraId="42271AC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setAuditTime()</w:t>
            </w:r>
          </w:p>
        </w:tc>
        <w:tc>
          <w:tcPr>
            <w:tcW w:w="1847" w:type="dxa"/>
            <w:vAlign w:val="center"/>
          </w:tcPr>
          <w:p w14:paraId="713BCE8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4A7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0B56023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获取更新时间</w:t>
            </w:r>
          </w:p>
        </w:tc>
        <w:tc>
          <w:tcPr>
            <w:tcW w:w="2409" w:type="dxa"/>
            <w:vAlign w:val="center"/>
          </w:tcPr>
          <w:p w14:paraId="7D9EDF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getUpdateTime()</w:t>
            </w:r>
          </w:p>
        </w:tc>
        <w:tc>
          <w:tcPr>
            <w:tcW w:w="1847" w:type="dxa"/>
            <w:vAlign w:val="center"/>
          </w:tcPr>
          <w:p w14:paraId="52F3F91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4A95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4790650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设置更新时间</w:t>
            </w:r>
          </w:p>
        </w:tc>
        <w:tc>
          <w:tcPr>
            <w:tcW w:w="2409" w:type="dxa"/>
            <w:vAlign w:val="center"/>
          </w:tcPr>
          <w:p w14:paraId="0980A31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setUpdateTime()</w:t>
            </w:r>
          </w:p>
        </w:tc>
        <w:tc>
          <w:tcPr>
            <w:tcW w:w="1847" w:type="dxa"/>
            <w:vAlign w:val="center"/>
          </w:tcPr>
          <w:p w14:paraId="26FCC81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52F0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5C3BA02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根据硬件类别查询</w:t>
            </w:r>
          </w:p>
        </w:tc>
        <w:tc>
          <w:tcPr>
            <w:tcW w:w="2409" w:type="dxa"/>
            <w:vAlign w:val="center"/>
          </w:tcPr>
          <w:p w14:paraId="767B914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searchByHardwareType()</w:t>
            </w:r>
          </w:p>
        </w:tc>
        <w:tc>
          <w:tcPr>
            <w:tcW w:w="1847" w:type="dxa"/>
            <w:vAlign w:val="center"/>
          </w:tcPr>
          <w:p w14:paraId="7D80D82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List&lt;Hardware_Inf&gt;（返回该类别下的硬件列表）</w:t>
            </w:r>
          </w:p>
        </w:tc>
      </w:tr>
      <w:tr w14:paraId="3621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center"/>
          </w:tcPr>
          <w:p w14:paraId="70C6F64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根据硬件品牌查询</w:t>
            </w:r>
          </w:p>
        </w:tc>
        <w:tc>
          <w:tcPr>
            <w:tcW w:w="2409" w:type="dxa"/>
            <w:vAlign w:val="center"/>
          </w:tcPr>
          <w:p w14:paraId="1BE2652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searchByHardwareBrand()</w:t>
            </w:r>
          </w:p>
        </w:tc>
        <w:tc>
          <w:tcPr>
            <w:tcW w:w="1847" w:type="dxa"/>
            <w:vAlign w:val="center"/>
          </w:tcPr>
          <w:p w14:paraId="5750142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List&lt;Hardware_Inf&gt;（返回该品牌下的硬件列表）</w:t>
            </w:r>
          </w:p>
        </w:tc>
      </w:tr>
      <w:tr w14:paraId="42F7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83" w:author="胡天齐 [2]" w:date="2025-11-09T16:29:00Z"/>
        </w:trPr>
        <w:tc>
          <w:tcPr>
            <w:tcW w:w="2188" w:type="dxa"/>
            <w:vAlign w:val="center"/>
          </w:tcPr>
          <w:p w14:paraId="09F2031C">
            <w:pPr>
              <w:widowControl/>
              <w:jc w:val="center"/>
              <w:rPr>
                <w:ins w:id="84" w:author="胡天齐 [2]" w:date="2025-11-09T16:29:00Z"/>
                <w:rFonts w:hint="eastAsia" w:ascii="宋体" w:hAnsi="宋体" w:eastAsia="宋体" w:cs="宋体"/>
                <w:color w:val="000000"/>
                <w:kern w:val="0"/>
                <w:szCs w:val="21"/>
                <w:lang w:bidi="ar"/>
              </w:rPr>
            </w:pPr>
            <w:ins w:id="85" w:author="胡天齐 [2]" w:date="2025-11-09T16:30:00Z">
              <w:r>
                <w:rPr>
                  <w:rFonts w:hint="eastAsia" w:ascii="宋体" w:hAnsi="宋体" w:eastAsia="宋体" w:cs="宋体"/>
                  <w:color w:val="000000"/>
                  <w:kern w:val="0"/>
                  <w:szCs w:val="21"/>
                  <w:lang w:bidi="ar"/>
                </w:rPr>
                <w:t>获取关联</w:t>
              </w:r>
            </w:ins>
            <w:ins w:id="86" w:author="胡天齐 [2]" w:date="2025-11-11T23:59:00Z">
              <w:r>
                <w:rPr>
                  <w:rFonts w:hint="eastAsia" w:ascii="宋体" w:hAnsi="宋体" w:eastAsia="宋体" w:cs="宋体"/>
                  <w:color w:val="000000"/>
                  <w:kern w:val="0"/>
                  <w:szCs w:val="21"/>
                  <w:lang w:bidi="ar"/>
                </w:rPr>
                <w:t>从</w:t>
              </w:r>
            </w:ins>
            <w:ins w:id="87" w:author="胡天齐 [2]" w:date="2025-11-09T16:30:00Z">
              <w:r>
                <w:rPr>
                  <w:rFonts w:hint="eastAsia" w:ascii="宋体" w:hAnsi="宋体" w:eastAsia="宋体" w:cs="宋体"/>
                  <w:color w:val="000000"/>
                  <w:kern w:val="0"/>
                  <w:szCs w:val="21"/>
                  <w:lang w:bidi="ar"/>
                </w:rPr>
                <w:t>参数</w:t>
              </w:r>
            </w:ins>
          </w:p>
        </w:tc>
        <w:tc>
          <w:tcPr>
            <w:tcW w:w="2409" w:type="dxa"/>
            <w:vAlign w:val="center"/>
          </w:tcPr>
          <w:p w14:paraId="32A1BC06">
            <w:pPr>
              <w:widowControl/>
              <w:jc w:val="center"/>
              <w:rPr>
                <w:ins w:id="88" w:author="胡天齐 [2]" w:date="2025-11-09T16:29:00Z"/>
                <w:rFonts w:hint="eastAsia" w:ascii="宋体" w:hAnsi="宋体" w:eastAsia="宋体" w:cs="宋体"/>
                <w:color w:val="000000"/>
                <w:kern w:val="0"/>
                <w:szCs w:val="21"/>
                <w:lang w:bidi="ar"/>
              </w:rPr>
            </w:pPr>
            <w:ins w:id="89" w:author="胡天齐 [2]" w:date="2025-11-09T16:30:00Z">
              <w:r>
                <w:rPr>
                  <w:rFonts w:hint="eastAsia" w:ascii="宋体" w:hAnsi="宋体" w:eastAsia="宋体" w:cs="宋体"/>
                  <w:color w:val="000000"/>
                  <w:kern w:val="0"/>
                  <w:szCs w:val="21"/>
                  <w:lang w:bidi="ar"/>
                </w:rPr>
                <w:t>getSubclassParams()</w:t>
              </w:r>
            </w:ins>
          </w:p>
        </w:tc>
        <w:tc>
          <w:tcPr>
            <w:tcW w:w="1847" w:type="dxa"/>
            <w:vAlign w:val="center"/>
          </w:tcPr>
          <w:p w14:paraId="5CC83427">
            <w:pPr>
              <w:widowControl/>
              <w:jc w:val="center"/>
              <w:rPr>
                <w:ins w:id="90" w:author="胡天齐 [2]" w:date="2025-11-09T16:29:00Z"/>
                <w:rFonts w:hint="eastAsia" w:ascii="宋体" w:hAnsi="宋体" w:eastAsia="宋体" w:cs="宋体"/>
                <w:color w:val="000000"/>
                <w:kern w:val="0"/>
                <w:szCs w:val="21"/>
                <w:lang w:bidi="ar"/>
              </w:rPr>
            </w:pPr>
            <w:ins w:id="91" w:author="胡天齐 [2]" w:date="2025-11-09T16:30:00Z">
              <w:r>
                <w:rPr>
                  <w:rFonts w:hint="eastAsia" w:ascii="宋体" w:hAnsi="宋体" w:eastAsia="宋体" w:cs="宋体"/>
                  <w:color w:val="000000"/>
                  <w:kern w:val="0"/>
                  <w:szCs w:val="21"/>
                  <w:lang w:bidi="ar"/>
                </w:rPr>
                <w:t>Map&lt;String, Object&gt;</w:t>
              </w:r>
            </w:ins>
          </w:p>
        </w:tc>
      </w:tr>
      <w:tr w14:paraId="7799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 w:author="胡天齐 [2]" w:date="2025-11-09T16:29:00Z"/>
        </w:trPr>
        <w:tc>
          <w:tcPr>
            <w:tcW w:w="2188" w:type="dxa"/>
            <w:vAlign w:val="center"/>
          </w:tcPr>
          <w:p w14:paraId="74FB1774">
            <w:pPr>
              <w:widowControl/>
              <w:jc w:val="center"/>
              <w:rPr>
                <w:ins w:id="93" w:author="胡天齐 [2]" w:date="2025-11-09T16:29:00Z"/>
                <w:rFonts w:hint="eastAsia" w:ascii="宋体" w:hAnsi="宋体" w:eastAsia="宋体" w:cs="宋体"/>
                <w:color w:val="000000"/>
                <w:kern w:val="0"/>
                <w:szCs w:val="21"/>
                <w:lang w:bidi="ar"/>
              </w:rPr>
            </w:pPr>
            <w:ins w:id="94" w:author="胡天齐 [2]" w:date="2025-11-09T16:31:00Z">
              <w:r>
                <w:rPr>
                  <w:rFonts w:hint="eastAsia" w:ascii="宋体" w:hAnsi="宋体" w:eastAsia="宋体" w:cs="宋体"/>
                  <w:color w:val="000000"/>
                  <w:kern w:val="0"/>
                  <w:szCs w:val="21"/>
                  <w:lang w:bidi="ar"/>
                </w:rPr>
                <w:t>设置关联</w:t>
              </w:r>
            </w:ins>
            <w:ins w:id="95" w:author="胡天齐 [2]" w:date="2025-11-11T23:59:00Z">
              <w:r>
                <w:rPr>
                  <w:rFonts w:hint="eastAsia" w:ascii="宋体" w:hAnsi="宋体" w:eastAsia="宋体" w:cs="宋体"/>
                  <w:color w:val="000000"/>
                  <w:kern w:val="0"/>
                  <w:szCs w:val="21"/>
                  <w:lang w:bidi="ar"/>
                </w:rPr>
                <w:t>从表</w:t>
              </w:r>
            </w:ins>
            <w:ins w:id="96" w:author="胡天齐 [2]" w:date="2025-11-09T16:31:00Z">
              <w:r>
                <w:rPr>
                  <w:rFonts w:hint="eastAsia" w:ascii="宋体" w:hAnsi="宋体" w:eastAsia="宋体" w:cs="宋体"/>
                  <w:color w:val="000000"/>
                  <w:kern w:val="0"/>
                  <w:szCs w:val="21"/>
                  <w:lang w:bidi="ar"/>
                </w:rPr>
                <w:t>参数</w:t>
              </w:r>
            </w:ins>
          </w:p>
        </w:tc>
        <w:tc>
          <w:tcPr>
            <w:tcW w:w="2409" w:type="dxa"/>
            <w:vAlign w:val="center"/>
          </w:tcPr>
          <w:p w14:paraId="629220BB">
            <w:pPr>
              <w:widowControl/>
              <w:jc w:val="center"/>
              <w:rPr>
                <w:ins w:id="97" w:author="胡天齐 [2]" w:date="2025-11-09T16:29:00Z"/>
                <w:rFonts w:hint="eastAsia" w:ascii="宋体" w:hAnsi="宋体" w:eastAsia="宋体" w:cs="宋体"/>
                <w:color w:val="000000"/>
                <w:kern w:val="0"/>
                <w:szCs w:val="21"/>
                <w:lang w:bidi="ar"/>
              </w:rPr>
            </w:pPr>
            <w:ins w:id="98" w:author="胡天齐 [2]" w:date="2025-11-09T16:31:00Z">
              <w:r>
                <w:rPr>
                  <w:rFonts w:hint="eastAsia" w:ascii="宋体" w:hAnsi="宋体" w:eastAsia="宋体" w:cs="宋体"/>
                  <w:color w:val="000000"/>
                  <w:kern w:val="0"/>
                  <w:szCs w:val="21"/>
                  <w:lang w:bidi="ar"/>
                </w:rPr>
                <w:t>setSubclassParams(Map)</w:t>
              </w:r>
            </w:ins>
          </w:p>
        </w:tc>
        <w:tc>
          <w:tcPr>
            <w:tcW w:w="1847" w:type="dxa"/>
            <w:vAlign w:val="center"/>
          </w:tcPr>
          <w:p w14:paraId="47133BED">
            <w:pPr>
              <w:widowControl/>
              <w:jc w:val="center"/>
              <w:rPr>
                <w:ins w:id="99" w:author="胡天齐 [2]" w:date="2025-11-09T16:29:00Z"/>
                <w:rFonts w:hint="eastAsia" w:ascii="宋体" w:hAnsi="宋体" w:eastAsia="宋体" w:cs="宋体"/>
                <w:color w:val="000000"/>
                <w:kern w:val="0"/>
                <w:szCs w:val="21"/>
                <w:lang w:bidi="ar"/>
              </w:rPr>
            </w:pPr>
            <w:ins w:id="100" w:author="胡天齐 [2]" w:date="2025-11-09T16:31:00Z">
              <w:r>
                <w:rPr>
                  <w:rFonts w:hint="eastAsia" w:ascii="宋体" w:hAnsi="宋体" w:eastAsia="宋体" w:cs="宋体"/>
                  <w:color w:val="000000"/>
                  <w:kern w:val="0"/>
                  <w:szCs w:val="21"/>
                  <w:lang w:bidi="ar"/>
                </w:rPr>
                <w:t>bool</w:t>
              </w:r>
            </w:ins>
          </w:p>
        </w:tc>
      </w:tr>
      <w:tr w14:paraId="76C4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01" w:author="胡天齐 [2]" w:date="2025-11-09T16:29:00Z"/>
        </w:trPr>
        <w:tc>
          <w:tcPr>
            <w:tcW w:w="2188" w:type="dxa"/>
            <w:vAlign w:val="center"/>
          </w:tcPr>
          <w:p w14:paraId="44115E69">
            <w:pPr>
              <w:widowControl/>
              <w:jc w:val="center"/>
              <w:rPr>
                <w:ins w:id="102" w:author="胡天齐 [2]" w:date="2025-11-09T16:29:00Z"/>
                <w:rFonts w:hint="eastAsia" w:ascii="宋体" w:hAnsi="宋体" w:eastAsia="宋体" w:cs="宋体"/>
                <w:color w:val="000000"/>
                <w:kern w:val="0"/>
                <w:szCs w:val="21"/>
                <w:lang w:bidi="ar"/>
              </w:rPr>
            </w:pPr>
            <w:ins w:id="103" w:author="胡天齐 [2]" w:date="2025-11-09T16:32:00Z">
              <w:r>
                <w:rPr>
                  <w:rFonts w:hint="eastAsia" w:ascii="宋体" w:hAnsi="宋体" w:eastAsia="宋体" w:cs="宋体"/>
                  <w:color w:val="000000"/>
                  <w:kern w:val="0"/>
                  <w:szCs w:val="21"/>
                  <w:lang w:bidi="ar"/>
                </w:rPr>
                <w:t>校验</w:t>
              </w:r>
            </w:ins>
            <w:ins w:id="104" w:author="胡天齐 [2]" w:date="2025-11-11T23:59:00Z">
              <w:r>
                <w:rPr>
                  <w:rFonts w:hint="eastAsia" w:ascii="宋体" w:hAnsi="宋体" w:eastAsia="宋体" w:cs="宋体"/>
                  <w:color w:val="000000"/>
                  <w:kern w:val="0"/>
                  <w:szCs w:val="21"/>
                  <w:lang w:bidi="ar"/>
                </w:rPr>
                <w:t>从表</w:t>
              </w:r>
            </w:ins>
            <w:ins w:id="105" w:author="胡天齐 [2]" w:date="2025-11-09T16:32:00Z">
              <w:r>
                <w:rPr>
                  <w:rFonts w:hint="eastAsia" w:ascii="宋体" w:hAnsi="宋体" w:eastAsia="宋体" w:cs="宋体"/>
                  <w:color w:val="000000"/>
                  <w:kern w:val="0"/>
                  <w:szCs w:val="21"/>
                  <w:lang w:bidi="ar"/>
                </w:rPr>
                <w:t>参数完整性</w:t>
              </w:r>
            </w:ins>
          </w:p>
        </w:tc>
        <w:tc>
          <w:tcPr>
            <w:tcW w:w="2409" w:type="dxa"/>
            <w:vAlign w:val="center"/>
          </w:tcPr>
          <w:p w14:paraId="12AC988E">
            <w:pPr>
              <w:widowControl/>
              <w:jc w:val="center"/>
              <w:rPr>
                <w:ins w:id="106" w:author="胡天齐 [2]" w:date="2025-11-09T16:29:00Z"/>
                <w:rFonts w:hint="eastAsia" w:ascii="宋体" w:hAnsi="宋体" w:eastAsia="宋体" w:cs="宋体"/>
                <w:color w:val="000000"/>
                <w:kern w:val="0"/>
                <w:szCs w:val="21"/>
                <w:lang w:bidi="ar"/>
              </w:rPr>
            </w:pPr>
            <w:ins w:id="107" w:author="胡天齐 [2]" w:date="2025-11-09T16:31:00Z">
              <w:r>
                <w:rPr>
                  <w:rFonts w:hint="eastAsia" w:ascii="宋体" w:hAnsi="宋体" w:eastAsia="宋体" w:cs="宋体"/>
                  <w:color w:val="000000"/>
                  <w:kern w:val="0"/>
                  <w:szCs w:val="21"/>
                  <w:lang w:bidi="ar"/>
                </w:rPr>
                <w:t>checkSubclassParams()</w:t>
              </w:r>
            </w:ins>
          </w:p>
        </w:tc>
        <w:tc>
          <w:tcPr>
            <w:tcW w:w="1847" w:type="dxa"/>
            <w:vAlign w:val="center"/>
          </w:tcPr>
          <w:p w14:paraId="4B5E9561">
            <w:pPr>
              <w:widowControl/>
              <w:jc w:val="center"/>
              <w:rPr>
                <w:ins w:id="108" w:author="胡天齐 [2]" w:date="2025-11-09T16:29:00Z"/>
                <w:rFonts w:hint="eastAsia" w:ascii="宋体" w:hAnsi="宋体" w:eastAsia="宋体" w:cs="宋体"/>
                <w:color w:val="000000"/>
                <w:kern w:val="0"/>
                <w:szCs w:val="21"/>
                <w:lang w:bidi="ar"/>
              </w:rPr>
            </w:pPr>
            <w:ins w:id="109" w:author="胡天齐 [2]" w:date="2025-11-09T16:31:00Z">
              <w:r>
                <w:rPr>
                  <w:rFonts w:hint="eastAsia" w:ascii="宋体" w:hAnsi="宋体" w:eastAsia="宋体" w:cs="宋体"/>
                  <w:color w:val="000000"/>
                  <w:kern w:val="0"/>
                  <w:szCs w:val="21"/>
                  <w:lang w:bidi="ar"/>
                </w:rPr>
                <w:t>bool</w:t>
              </w:r>
            </w:ins>
          </w:p>
        </w:tc>
      </w:tr>
    </w:tbl>
    <w:p w14:paraId="1A86E930">
      <w:pPr>
        <w:spacing w:line="360" w:lineRule="auto"/>
        <w:jc w:val="center"/>
        <w:rPr>
          <w:rFonts w:hint="eastAsia" w:ascii="宋体" w:hAnsi="宋体" w:eastAsia="宋体"/>
          <w:szCs w:val="21"/>
        </w:rPr>
      </w:pPr>
    </w:p>
    <w:p w14:paraId="376E59FB">
      <w:pPr>
        <w:spacing w:line="360" w:lineRule="auto"/>
        <w:jc w:val="left"/>
        <w:rPr>
          <w:rFonts w:hint="eastAsia" w:ascii="宋体" w:hAnsi="宋体" w:eastAsia="宋体"/>
          <w:b/>
          <w:bCs/>
          <w:szCs w:val="21"/>
        </w:rPr>
      </w:pPr>
      <w:r>
        <w:rPr>
          <w:rFonts w:hint="eastAsia" w:ascii="宋体" w:hAnsi="宋体" w:eastAsia="宋体"/>
          <w:b/>
          <w:bCs/>
          <w:szCs w:val="21"/>
        </w:rPr>
        <w:t>类名：Evaluation（测评类）</w:t>
      </w:r>
    </w:p>
    <w:p w14:paraId="1F7EBDA4">
      <w:pPr>
        <w:spacing w:line="360" w:lineRule="auto"/>
        <w:jc w:val="left"/>
        <w:rPr>
          <w:rFonts w:hint="eastAsia" w:ascii="宋体" w:hAnsi="宋体" w:eastAsia="宋体"/>
          <w:b/>
          <w:bCs/>
          <w:szCs w:val="21"/>
        </w:rPr>
      </w:pPr>
      <w:r>
        <w:rPr>
          <w:rFonts w:hint="eastAsia" w:ascii="宋体" w:hAnsi="宋体" w:eastAsia="宋体"/>
          <w:b/>
          <w:bCs/>
          <w:szCs w:val="21"/>
        </w:rPr>
        <w:t>操作表如表</w:t>
      </w:r>
      <w:r>
        <w:rPr>
          <w:rFonts w:ascii="宋体" w:hAnsi="宋体" w:eastAsia="宋体"/>
          <w:b/>
          <w:bCs/>
          <w:szCs w:val="21"/>
        </w:rPr>
        <w:t>3.2.5</w:t>
      </w:r>
      <w:r>
        <w:rPr>
          <w:rFonts w:hint="eastAsia" w:ascii="宋体" w:hAnsi="宋体" w:eastAsia="宋体"/>
          <w:b/>
          <w:bCs/>
          <w:szCs w:val="21"/>
        </w:rPr>
        <w:t>所示：</w:t>
      </w:r>
    </w:p>
    <w:p w14:paraId="5C3DECAE">
      <w:pPr>
        <w:spacing w:line="360" w:lineRule="auto"/>
        <w:jc w:val="center"/>
        <w:rPr>
          <w:rFonts w:hint="eastAsia" w:ascii="宋体" w:hAnsi="宋体" w:eastAsia="宋体"/>
          <w:szCs w:val="21"/>
        </w:rPr>
      </w:pPr>
      <w:r>
        <w:rPr>
          <w:rFonts w:ascii="宋体" w:hAnsi="宋体" w:eastAsia="宋体"/>
          <w:szCs w:val="21"/>
        </w:rPr>
        <w:t xml:space="preserve">表3.2.5 </w:t>
      </w:r>
      <w:r>
        <w:rPr>
          <w:rFonts w:hint="eastAsia" w:ascii="宋体" w:hAnsi="宋体" w:eastAsia="宋体"/>
          <w:szCs w:val="21"/>
        </w:rPr>
        <w:t>Evaluation</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857"/>
        <w:gridCol w:w="1786"/>
      </w:tblGrid>
      <w:tr w14:paraId="08F5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EADC094">
            <w:pPr>
              <w:spacing w:line="360" w:lineRule="auto"/>
              <w:jc w:val="center"/>
              <w:rPr>
                <w:rFonts w:hint="eastAsia" w:ascii="宋体" w:hAnsi="宋体" w:eastAsia="宋体"/>
                <w:szCs w:val="21"/>
              </w:rPr>
            </w:pPr>
            <w:r>
              <w:rPr>
                <w:rFonts w:ascii="宋体" w:hAnsi="宋体" w:eastAsia="宋体"/>
                <w:szCs w:val="21"/>
              </w:rPr>
              <w:t>中文名</w:t>
            </w:r>
          </w:p>
        </w:tc>
        <w:tc>
          <w:tcPr>
            <w:tcW w:w="2857" w:type="dxa"/>
            <w:tcBorders>
              <w:top w:val="single" w:color="auto" w:sz="4" w:space="0"/>
              <w:left w:val="single" w:color="auto" w:sz="4" w:space="0"/>
              <w:bottom w:val="single" w:color="auto" w:sz="4" w:space="0"/>
              <w:right w:val="single" w:color="auto" w:sz="4" w:space="0"/>
            </w:tcBorders>
          </w:tcPr>
          <w:p w14:paraId="7AC1C0C8">
            <w:pPr>
              <w:spacing w:line="360" w:lineRule="auto"/>
              <w:jc w:val="center"/>
              <w:rPr>
                <w:rFonts w:hint="eastAsia" w:ascii="宋体" w:hAnsi="宋体" w:eastAsia="宋体"/>
                <w:szCs w:val="21"/>
              </w:rPr>
            </w:pPr>
            <w:r>
              <w:rPr>
                <w:rFonts w:ascii="宋体" w:hAnsi="宋体" w:eastAsia="宋体"/>
                <w:szCs w:val="21"/>
              </w:rPr>
              <w:t>英文名</w:t>
            </w:r>
          </w:p>
        </w:tc>
        <w:tc>
          <w:tcPr>
            <w:tcW w:w="1786" w:type="dxa"/>
            <w:tcBorders>
              <w:top w:val="single" w:color="auto" w:sz="4" w:space="0"/>
              <w:left w:val="single" w:color="auto" w:sz="4" w:space="0"/>
              <w:bottom w:val="single" w:color="auto" w:sz="4" w:space="0"/>
              <w:right w:val="single" w:color="auto" w:sz="4" w:space="0"/>
            </w:tcBorders>
          </w:tcPr>
          <w:p w14:paraId="760DC2BF">
            <w:pPr>
              <w:spacing w:line="360" w:lineRule="auto"/>
              <w:jc w:val="center"/>
              <w:rPr>
                <w:rFonts w:hint="eastAsia" w:ascii="宋体" w:hAnsi="宋体" w:eastAsia="宋体"/>
                <w:szCs w:val="21"/>
              </w:rPr>
            </w:pPr>
            <w:r>
              <w:rPr>
                <w:rFonts w:ascii="宋体" w:hAnsi="宋体" w:eastAsia="宋体"/>
                <w:szCs w:val="21"/>
              </w:rPr>
              <w:t>返回值类型</w:t>
            </w:r>
          </w:p>
        </w:tc>
      </w:tr>
      <w:tr w14:paraId="1C01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3C8A971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获取测评 ID</w:t>
            </w:r>
          </w:p>
        </w:tc>
        <w:tc>
          <w:tcPr>
            <w:tcW w:w="2857" w:type="dxa"/>
            <w:tcBorders>
              <w:top w:val="single" w:color="auto" w:sz="4" w:space="0"/>
              <w:left w:val="single" w:color="auto" w:sz="4" w:space="0"/>
              <w:bottom w:val="single" w:color="auto" w:sz="4" w:space="0"/>
              <w:right w:val="single" w:color="auto" w:sz="4" w:space="0"/>
            </w:tcBorders>
            <w:vAlign w:val="center"/>
          </w:tcPr>
          <w:p w14:paraId="2BD45C6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getEvaluationID()</w:t>
            </w:r>
          </w:p>
        </w:tc>
        <w:tc>
          <w:tcPr>
            <w:tcW w:w="1786" w:type="dxa"/>
            <w:tcBorders>
              <w:top w:val="single" w:color="auto" w:sz="4" w:space="0"/>
              <w:left w:val="single" w:color="auto" w:sz="4" w:space="0"/>
              <w:bottom w:val="single" w:color="auto" w:sz="4" w:space="0"/>
              <w:right w:val="single" w:color="auto" w:sz="4" w:space="0"/>
            </w:tcBorders>
            <w:vAlign w:val="center"/>
          </w:tcPr>
          <w:p w14:paraId="0CEA851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6BCF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963046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设置测评 ID</w:t>
            </w:r>
          </w:p>
        </w:tc>
        <w:tc>
          <w:tcPr>
            <w:tcW w:w="2857" w:type="dxa"/>
            <w:tcBorders>
              <w:top w:val="single" w:color="auto" w:sz="4" w:space="0"/>
              <w:left w:val="single" w:color="auto" w:sz="4" w:space="0"/>
              <w:bottom w:val="single" w:color="auto" w:sz="4" w:space="0"/>
              <w:right w:val="single" w:color="auto" w:sz="4" w:space="0"/>
            </w:tcBorders>
            <w:vAlign w:val="center"/>
          </w:tcPr>
          <w:p w14:paraId="66AC685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setEvaluationID()</w:t>
            </w:r>
          </w:p>
        </w:tc>
        <w:tc>
          <w:tcPr>
            <w:tcW w:w="1786" w:type="dxa"/>
            <w:tcBorders>
              <w:top w:val="single" w:color="auto" w:sz="4" w:space="0"/>
              <w:left w:val="single" w:color="auto" w:sz="4" w:space="0"/>
              <w:bottom w:val="single" w:color="auto" w:sz="4" w:space="0"/>
              <w:right w:val="single" w:color="auto" w:sz="4" w:space="0"/>
            </w:tcBorders>
            <w:vAlign w:val="center"/>
          </w:tcPr>
          <w:p w14:paraId="7F2C915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296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249C5C1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获取发布用户 ID</w:t>
            </w:r>
          </w:p>
        </w:tc>
        <w:tc>
          <w:tcPr>
            <w:tcW w:w="2857" w:type="dxa"/>
            <w:tcBorders>
              <w:top w:val="single" w:color="auto" w:sz="4" w:space="0"/>
              <w:left w:val="single" w:color="auto" w:sz="4" w:space="0"/>
              <w:bottom w:val="single" w:color="auto" w:sz="4" w:space="0"/>
              <w:right w:val="single" w:color="auto" w:sz="4" w:space="0"/>
            </w:tcBorders>
            <w:vAlign w:val="center"/>
          </w:tcPr>
          <w:p w14:paraId="1D8592B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1786" w:type="dxa"/>
            <w:tcBorders>
              <w:top w:val="single" w:color="auto" w:sz="4" w:space="0"/>
              <w:left w:val="single" w:color="auto" w:sz="4" w:space="0"/>
              <w:bottom w:val="single" w:color="auto" w:sz="4" w:space="0"/>
              <w:right w:val="single" w:color="auto" w:sz="4" w:space="0"/>
            </w:tcBorders>
            <w:vAlign w:val="center"/>
          </w:tcPr>
          <w:p w14:paraId="285AE88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58FD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19DA3F3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设置发布用户 ID</w:t>
            </w:r>
          </w:p>
        </w:tc>
        <w:tc>
          <w:tcPr>
            <w:tcW w:w="2857" w:type="dxa"/>
            <w:tcBorders>
              <w:top w:val="single" w:color="auto" w:sz="4" w:space="0"/>
              <w:left w:val="single" w:color="auto" w:sz="4" w:space="0"/>
              <w:bottom w:val="single" w:color="auto" w:sz="4" w:space="0"/>
              <w:right w:val="single" w:color="auto" w:sz="4" w:space="0"/>
            </w:tcBorders>
            <w:vAlign w:val="center"/>
          </w:tcPr>
          <w:p w14:paraId="64B7290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setUserID()</w:t>
            </w:r>
          </w:p>
        </w:tc>
        <w:tc>
          <w:tcPr>
            <w:tcW w:w="1786" w:type="dxa"/>
            <w:tcBorders>
              <w:top w:val="single" w:color="auto" w:sz="4" w:space="0"/>
              <w:left w:val="single" w:color="auto" w:sz="4" w:space="0"/>
              <w:bottom w:val="single" w:color="auto" w:sz="4" w:space="0"/>
              <w:right w:val="single" w:color="auto" w:sz="4" w:space="0"/>
            </w:tcBorders>
            <w:vAlign w:val="center"/>
          </w:tcPr>
          <w:p w14:paraId="61AD861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1B9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0A21F9F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获取关联硬件 ID</w:t>
            </w:r>
          </w:p>
        </w:tc>
        <w:tc>
          <w:tcPr>
            <w:tcW w:w="2857" w:type="dxa"/>
            <w:tcBorders>
              <w:top w:val="single" w:color="auto" w:sz="4" w:space="0"/>
              <w:left w:val="single" w:color="auto" w:sz="4" w:space="0"/>
              <w:bottom w:val="single" w:color="auto" w:sz="4" w:space="0"/>
              <w:right w:val="single" w:color="auto" w:sz="4" w:space="0"/>
            </w:tcBorders>
            <w:vAlign w:val="center"/>
          </w:tcPr>
          <w:p w14:paraId="547EF8F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getHardwareID()</w:t>
            </w:r>
          </w:p>
        </w:tc>
        <w:tc>
          <w:tcPr>
            <w:tcW w:w="1786" w:type="dxa"/>
            <w:tcBorders>
              <w:top w:val="single" w:color="auto" w:sz="4" w:space="0"/>
              <w:left w:val="single" w:color="auto" w:sz="4" w:space="0"/>
              <w:bottom w:val="single" w:color="auto" w:sz="4" w:space="0"/>
              <w:right w:val="single" w:color="auto" w:sz="4" w:space="0"/>
            </w:tcBorders>
            <w:vAlign w:val="center"/>
          </w:tcPr>
          <w:p w14:paraId="2621976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1843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2FB35F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设置关联硬件 ID</w:t>
            </w:r>
          </w:p>
        </w:tc>
        <w:tc>
          <w:tcPr>
            <w:tcW w:w="2857" w:type="dxa"/>
            <w:tcBorders>
              <w:top w:val="single" w:color="auto" w:sz="4" w:space="0"/>
              <w:left w:val="single" w:color="auto" w:sz="4" w:space="0"/>
              <w:bottom w:val="single" w:color="auto" w:sz="4" w:space="0"/>
              <w:right w:val="single" w:color="auto" w:sz="4" w:space="0"/>
            </w:tcBorders>
            <w:vAlign w:val="center"/>
          </w:tcPr>
          <w:p w14:paraId="2A51489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setHardwareID()</w:t>
            </w:r>
          </w:p>
        </w:tc>
        <w:tc>
          <w:tcPr>
            <w:tcW w:w="1786" w:type="dxa"/>
            <w:tcBorders>
              <w:top w:val="single" w:color="auto" w:sz="4" w:space="0"/>
              <w:left w:val="single" w:color="auto" w:sz="4" w:space="0"/>
              <w:bottom w:val="single" w:color="auto" w:sz="4" w:space="0"/>
              <w:right w:val="single" w:color="auto" w:sz="4" w:space="0"/>
            </w:tcBorders>
            <w:vAlign w:val="center"/>
          </w:tcPr>
          <w:p w14:paraId="0B5A0A2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696F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EE78B3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获取测评标题</w:t>
            </w:r>
          </w:p>
        </w:tc>
        <w:tc>
          <w:tcPr>
            <w:tcW w:w="2857" w:type="dxa"/>
            <w:tcBorders>
              <w:top w:val="single" w:color="auto" w:sz="4" w:space="0"/>
              <w:left w:val="single" w:color="auto" w:sz="4" w:space="0"/>
              <w:bottom w:val="single" w:color="auto" w:sz="4" w:space="0"/>
              <w:right w:val="single" w:color="auto" w:sz="4" w:space="0"/>
            </w:tcBorders>
            <w:vAlign w:val="center"/>
          </w:tcPr>
          <w:p w14:paraId="13D59C3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getEvaluationTitle()</w:t>
            </w:r>
          </w:p>
        </w:tc>
        <w:tc>
          <w:tcPr>
            <w:tcW w:w="1786" w:type="dxa"/>
            <w:tcBorders>
              <w:top w:val="single" w:color="auto" w:sz="4" w:space="0"/>
              <w:left w:val="single" w:color="auto" w:sz="4" w:space="0"/>
              <w:bottom w:val="single" w:color="auto" w:sz="4" w:space="0"/>
              <w:right w:val="single" w:color="auto" w:sz="4" w:space="0"/>
            </w:tcBorders>
            <w:vAlign w:val="center"/>
          </w:tcPr>
          <w:p w14:paraId="04D7E4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7F09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694F512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设置测评标题</w:t>
            </w:r>
          </w:p>
        </w:tc>
        <w:tc>
          <w:tcPr>
            <w:tcW w:w="2857" w:type="dxa"/>
            <w:tcBorders>
              <w:top w:val="single" w:color="auto" w:sz="4" w:space="0"/>
              <w:left w:val="single" w:color="auto" w:sz="4" w:space="0"/>
              <w:bottom w:val="single" w:color="auto" w:sz="4" w:space="0"/>
              <w:right w:val="single" w:color="auto" w:sz="4" w:space="0"/>
            </w:tcBorders>
            <w:vAlign w:val="center"/>
          </w:tcPr>
          <w:p w14:paraId="22E92C9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setEvaluationTitle()</w:t>
            </w:r>
          </w:p>
        </w:tc>
        <w:tc>
          <w:tcPr>
            <w:tcW w:w="1786" w:type="dxa"/>
            <w:tcBorders>
              <w:top w:val="single" w:color="auto" w:sz="4" w:space="0"/>
              <w:left w:val="single" w:color="auto" w:sz="4" w:space="0"/>
              <w:bottom w:val="single" w:color="auto" w:sz="4" w:space="0"/>
              <w:right w:val="single" w:color="auto" w:sz="4" w:space="0"/>
            </w:tcBorders>
            <w:vAlign w:val="center"/>
          </w:tcPr>
          <w:p w14:paraId="665FA9F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5C4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208F1B5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修改测评标题</w:t>
            </w:r>
          </w:p>
        </w:tc>
        <w:tc>
          <w:tcPr>
            <w:tcW w:w="2857" w:type="dxa"/>
            <w:tcBorders>
              <w:top w:val="single" w:color="auto" w:sz="4" w:space="0"/>
              <w:left w:val="single" w:color="auto" w:sz="4" w:space="0"/>
              <w:bottom w:val="single" w:color="auto" w:sz="4" w:space="0"/>
              <w:right w:val="single" w:color="auto" w:sz="4" w:space="0"/>
            </w:tcBorders>
            <w:vAlign w:val="center"/>
          </w:tcPr>
          <w:p w14:paraId="2D18B33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modifyEvaluationTitle()</w:t>
            </w:r>
          </w:p>
        </w:tc>
        <w:tc>
          <w:tcPr>
            <w:tcW w:w="1786" w:type="dxa"/>
            <w:tcBorders>
              <w:top w:val="single" w:color="auto" w:sz="4" w:space="0"/>
              <w:left w:val="single" w:color="auto" w:sz="4" w:space="0"/>
              <w:bottom w:val="single" w:color="auto" w:sz="4" w:space="0"/>
              <w:right w:val="single" w:color="auto" w:sz="4" w:space="0"/>
            </w:tcBorders>
            <w:vAlign w:val="center"/>
          </w:tcPr>
          <w:p w14:paraId="279F4FC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表示修改成功，false 表示失败）</w:t>
            </w:r>
          </w:p>
        </w:tc>
      </w:tr>
      <w:tr w14:paraId="4D5FF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0751096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修改测评内容</w:t>
            </w:r>
          </w:p>
        </w:tc>
        <w:tc>
          <w:tcPr>
            <w:tcW w:w="2857" w:type="dxa"/>
            <w:tcBorders>
              <w:top w:val="single" w:color="auto" w:sz="4" w:space="0"/>
              <w:left w:val="single" w:color="auto" w:sz="4" w:space="0"/>
              <w:bottom w:val="single" w:color="auto" w:sz="4" w:space="0"/>
              <w:right w:val="single" w:color="auto" w:sz="4" w:space="0"/>
            </w:tcBorders>
            <w:vAlign w:val="center"/>
          </w:tcPr>
          <w:p w14:paraId="4AE16D5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modifyEvaluationContent()</w:t>
            </w:r>
          </w:p>
        </w:tc>
        <w:tc>
          <w:tcPr>
            <w:tcW w:w="1786" w:type="dxa"/>
            <w:tcBorders>
              <w:top w:val="single" w:color="auto" w:sz="4" w:space="0"/>
              <w:left w:val="single" w:color="auto" w:sz="4" w:space="0"/>
              <w:bottom w:val="single" w:color="auto" w:sz="4" w:space="0"/>
              <w:right w:val="single" w:color="auto" w:sz="4" w:space="0"/>
            </w:tcBorders>
            <w:vAlign w:val="center"/>
          </w:tcPr>
          <w:p w14:paraId="452C3E5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表示修改成功，false 表示失败）</w:t>
            </w:r>
          </w:p>
        </w:tc>
      </w:tr>
      <w:tr w14:paraId="725E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5ABC389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获取审核状态</w:t>
            </w:r>
          </w:p>
        </w:tc>
        <w:tc>
          <w:tcPr>
            <w:tcW w:w="2857" w:type="dxa"/>
            <w:tcBorders>
              <w:top w:val="single" w:color="auto" w:sz="4" w:space="0"/>
              <w:left w:val="single" w:color="auto" w:sz="4" w:space="0"/>
              <w:bottom w:val="single" w:color="auto" w:sz="4" w:space="0"/>
              <w:right w:val="single" w:color="auto" w:sz="4" w:space="0"/>
            </w:tcBorders>
            <w:vAlign w:val="center"/>
          </w:tcPr>
          <w:p w14:paraId="01D3C59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getAuditState()</w:t>
            </w:r>
          </w:p>
        </w:tc>
        <w:tc>
          <w:tcPr>
            <w:tcW w:w="1786" w:type="dxa"/>
            <w:tcBorders>
              <w:top w:val="single" w:color="auto" w:sz="4" w:space="0"/>
              <w:left w:val="single" w:color="auto" w:sz="4" w:space="0"/>
              <w:bottom w:val="single" w:color="auto" w:sz="4" w:space="0"/>
              <w:right w:val="single" w:color="auto" w:sz="4" w:space="0"/>
            </w:tcBorders>
            <w:vAlign w:val="center"/>
          </w:tcPr>
          <w:p w14:paraId="344FBEF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string</w:t>
            </w:r>
          </w:p>
        </w:tc>
      </w:tr>
      <w:tr w14:paraId="1482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1B76AC9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设置审核状态</w:t>
            </w:r>
          </w:p>
        </w:tc>
        <w:tc>
          <w:tcPr>
            <w:tcW w:w="2857" w:type="dxa"/>
            <w:tcBorders>
              <w:top w:val="single" w:color="auto" w:sz="4" w:space="0"/>
              <w:left w:val="single" w:color="auto" w:sz="4" w:space="0"/>
              <w:bottom w:val="single" w:color="auto" w:sz="4" w:space="0"/>
              <w:right w:val="single" w:color="auto" w:sz="4" w:space="0"/>
            </w:tcBorders>
            <w:vAlign w:val="center"/>
          </w:tcPr>
          <w:p w14:paraId="32C82EB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setAuditState()</w:t>
            </w:r>
          </w:p>
        </w:tc>
        <w:tc>
          <w:tcPr>
            <w:tcW w:w="1786" w:type="dxa"/>
            <w:tcBorders>
              <w:top w:val="single" w:color="auto" w:sz="4" w:space="0"/>
              <w:left w:val="single" w:color="auto" w:sz="4" w:space="0"/>
              <w:bottom w:val="single" w:color="auto" w:sz="4" w:space="0"/>
              <w:right w:val="single" w:color="auto" w:sz="4" w:space="0"/>
            </w:tcBorders>
            <w:vAlign w:val="center"/>
          </w:tcPr>
          <w:p w14:paraId="44B5FB9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3CE6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5C8074B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获取发布时间</w:t>
            </w:r>
          </w:p>
        </w:tc>
        <w:tc>
          <w:tcPr>
            <w:tcW w:w="2857" w:type="dxa"/>
            <w:tcBorders>
              <w:top w:val="single" w:color="auto" w:sz="4" w:space="0"/>
              <w:left w:val="single" w:color="auto" w:sz="4" w:space="0"/>
              <w:bottom w:val="single" w:color="auto" w:sz="4" w:space="0"/>
              <w:right w:val="single" w:color="auto" w:sz="4" w:space="0"/>
            </w:tcBorders>
            <w:vAlign w:val="center"/>
          </w:tcPr>
          <w:p w14:paraId="470B9C0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getPublishTime()</w:t>
            </w:r>
          </w:p>
        </w:tc>
        <w:tc>
          <w:tcPr>
            <w:tcW w:w="1786" w:type="dxa"/>
            <w:tcBorders>
              <w:top w:val="single" w:color="auto" w:sz="4" w:space="0"/>
              <w:left w:val="single" w:color="auto" w:sz="4" w:space="0"/>
              <w:bottom w:val="single" w:color="auto" w:sz="4" w:space="0"/>
              <w:right w:val="single" w:color="auto" w:sz="4" w:space="0"/>
            </w:tcBorders>
            <w:vAlign w:val="center"/>
          </w:tcPr>
          <w:p w14:paraId="236D8DD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418A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66459A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设置发布时间</w:t>
            </w:r>
          </w:p>
        </w:tc>
        <w:tc>
          <w:tcPr>
            <w:tcW w:w="2857" w:type="dxa"/>
            <w:tcBorders>
              <w:top w:val="single" w:color="auto" w:sz="4" w:space="0"/>
              <w:left w:val="single" w:color="auto" w:sz="4" w:space="0"/>
              <w:bottom w:val="single" w:color="auto" w:sz="4" w:space="0"/>
              <w:right w:val="single" w:color="auto" w:sz="4" w:space="0"/>
            </w:tcBorders>
            <w:vAlign w:val="center"/>
          </w:tcPr>
          <w:p w14:paraId="17448B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setPublishTime()</w:t>
            </w:r>
          </w:p>
        </w:tc>
        <w:tc>
          <w:tcPr>
            <w:tcW w:w="1786" w:type="dxa"/>
            <w:tcBorders>
              <w:top w:val="single" w:color="auto" w:sz="4" w:space="0"/>
              <w:left w:val="single" w:color="auto" w:sz="4" w:space="0"/>
              <w:bottom w:val="single" w:color="auto" w:sz="4" w:space="0"/>
              <w:right w:val="single" w:color="auto" w:sz="4" w:space="0"/>
            </w:tcBorders>
            <w:vAlign w:val="center"/>
          </w:tcPr>
          <w:p w14:paraId="3B9AED3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63E2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96E2A6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获取审核时间</w:t>
            </w:r>
          </w:p>
        </w:tc>
        <w:tc>
          <w:tcPr>
            <w:tcW w:w="2857" w:type="dxa"/>
            <w:tcBorders>
              <w:top w:val="single" w:color="auto" w:sz="4" w:space="0"/>
              <w:left w:val="single" w:color="auto" w:sz="4" w:space="0"/>
              <w:bottom w:val="single" w:color="auto" w:sz="4" w:space="0"/>
              <w:right w:val="single" w:color="auto" w:sz="4" w:space="0"/>
            </w:tcBorders>
            <w:vAlign w:val="center"/>
          </w:tcPr>
          <w:p w14:paraId="125D392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getAuditTime()</w:t>
            </w:r>
          </w:p>
        </w:tc>
        <w:tc>
          <w:tcPr>
            <w:tcW w:w="1786" w:type="dxa"/>
            <w:tcBorders>
              <w:top w:val="single" w:color="auto" w:sz="4" w:space="0"/>
              <w:left w:val="single" w:color="auto" w:sz="4" w:space="0"/>
              <w:bottom w:val="single" w:color="auto" w:sz="4" w:space="0"/>
              <w:right w:val="single" w:color="auto" w:sz="4" w:space="0"/>
            </w:tcBorders>
            <w:vAlign w:val="center"/>
          </w:tcPr>
          <w:p w14:paraId="1D65C27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40F4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75C18F8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设置审核时间</w:t>
            </w:r>
          </w:p>
        </w:tc>
        <w:tc>
          <w:tcPr>
            <w:tcW w:w="2857" w:type="dxa"/>
            <w:tcBorders>
              <w:top w:val="single" w:color="auto" w:sz="4" w:space="0"/>
              <w:left w:val="single" w:color="auto" w:sz="4" w:space="0"/>
              <w:bottom w:val="single" w:color="auto" w:sz="4" w:space="0"/>
              <w:right w:val="single" w:color="auto" w:sz="4" w:space="0"/>
            </w:tcBorders>
            <w:vAlign w:val="center"/>
          </w:tcPr>
          <w:p w14:paraId="1DACD15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setAuditTime()</w:t>
            </w:r>
          </w:p>
        </w:tc>
        <w:tc>
          <w:tcPr>
            <w:tcW w:w="1786" w:type="dxa"/>
            <w:tcBorders>
              <w:top w:val="single" w:color="auto" w:sz="4" w:space="0"/>
              <w:left w:val="single" w:color="auto" w:sz="4" w:space="0"/>
              <w:bottom w:val="single" w:color="auto" w:sz="4" w:space="0"/>
              <w:right w:val="single" w:color="auto" w:sz="4" w:space="0"/>
            </w:tcBorders>
            <w:vAlign w:val="center"/>
          </w:tcPr>
          <w:p w14:paraId="09E8BF0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64D4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vAlign w:val="center"/>
          </w:tcPr>
          <w:p w14:paraId="47E703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根据关联硬件 ID 查询测评</w:t>
            </w:r>
          </w:p>
        </w:tc>
        <w:tc>
          <w:tcPr>
            <w:tcW w:w="2857" w:type="dxa"/>
            <w:tcBorders>
              <w:top w:val="single" w:color="auto" w:sz="4" w:space="0"/>
              <w:left w:val="single" w:color="auto" w:sz="4" w:space="0"/>
              <w:bottom w:val="single" w:color="auto" w:sz="4" w:space="0"/>
              <w:right w:val="single" w:color="auto" w:sz="4" w:space="0"/>
            </w:tcBorders>
            <w:vAlign w:val="center"/>
          </w:tcPr>
          <w:p w14:paraId="0470AC0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searchByHardwareID()</w:t>
            </w:r>
          </w:p>
        </w:tc>
        <w:tc>
          <w:tcPr>
            <w:tcW w:w="1786" w:type="dxa"/>
            <w:tcBorders>
              <w:top w:val="single" w:color="auto" w:sz="4" w:space="0"/>
              <w:left w:val="single" w:color="auto" w:sz="4" w:space="0"/>
              <w:bottom w:val="single" w:color="auto" w:sz="4" w:space="0"/>
              <w:right w:val="single" w:color="auto" w:sz="4" w:space="0"/>
            </w:tcBorders>
            <w:vAlign w:val="center"/>
          </w:tcPr>
          <w:p w14:paraId="7183B5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List&lt;Evaluation&gt;（返回该硬件的所有测评列表）</w:t>
            </w:r>
          </w:p>
        </w:tc>
      </w:tr>
      <w:tr w14:paraId="728D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10"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5FAD5C1A">
            <w:pPr>
              <w:widowControl/>
              <w:jc w:val="center"/>
              <w:rPr>
                <w:ins w:id="111" w:author="胡天齐 [2]" w:date="2025-11-09T16:36:00Z"/>
                <w:rFonts w:hint="eastAsia" w:ascii="宋体" w:hAnsi="宋体" w:eastAsia="宋体" w:cs="宋体"/>
                <w:color w:val="000000"/>
                <w:kern w:val="0"/>
                <w:szCs w:val="21"/>
                <w:lang w:bidi="ar"/>
              </w:rPr>
            </w:pPr>
            <w:ins w:id="112" w:author="胡天齐 [2]" w:date="2025-11-09T16:42:00Z">
              <w:r>
                <w:rPr>
                  <w:rFonts w:hint="eastAsia" w:ascii="宋体" w:hAnsi="宋体" w:eastAsia="宋体" w:cs="宋体"/>
                  <w:color w:val="000000"/>
                  <w:kern w:val="0"/>
                  <w:szCs w:val="21"/>
                  <w:lang w:bidi="ar"/>
                </w:rPr>
                <w:t>获取性能测试数据</w:t>
              </w:r>
            </w:ins>
          </w:p>
        </w:tc>
        <w:tc>
          <w:tcPr>
            <w:tcW w:w="2857" w:type="dxa"/>
            <w:tcBorders>
              <w:top w:val="single" w:color="auto" w:sz="4" w:space="0"/>
              <w:left w:val="single" w:color="auto" w:sz="4" w:space="0"/>
              <w:bottom w:val="single" w:color="auto" w:sz="4" w:space="0"/>
              <w:right w:val="single" w:color="auto" w:sz="4" w:space="0"/>
            </w:tcBorders>
            <w:vAlign w:val="center"/>
          </w:tcPr>
          <w:p w14:paraId="4548983B">
            <w:pPr>
              <w:widowControl/>
              <w:jc w:val="center"/>
              <w:rPr>
                <w:ins w:id="113" w:author="胡天齐 [2]" w:date="2025-11-09T16:36:00Z"/>
                <w:rFonts w:hint="eastAsia" w:ascii="宋体" w:hAnsi="宋体" w:eastAsia="宋体" w:cs="宋体"/>
                <w:color w:val="000000"/>
                <w:kern w:val="0"/>
                <w:szCs w:val="21"/>
                <w:lang w:bidi="ar"/>
              </w:rPr>
            </w:pPr>
            <w:ins w:id="114" w:author="胡天齐 [2]" w:date="2025-11-09T16:41:00Z">
              <w:r>
                <w:rPr>
                  <w:rFonts w:hint="eastAsia" w:ascii="宋体" w:hAnsi="宋体" w:eastAsia="宋体" w:cs="宋体"/>
                  <w:color w:val="000000"/>
                  <w:kern w:val="0"/>
                  <w:szCs w:val="21"/>
                  <w:lang w:bidi="ar"/>
                </w:rPr>
                <w:t>getPerfTestData()</w:t>
              </w:r>
            </w:ins>
          </w:p>
        </w:tc>
        <w:tc>
          <w:tcPr>
            <w:tcW w:w="1786" w:type="dxa"/>
            <w:tcBorders>
              <w:top w:val="single" w:color="auto" w:sz="4" w:space="0"/>
              <w:left w:val="single" w:color="auto" w:sz="4" w:space="0"/>
              <w:bottom w:val="single" w:color="auto" w:sz="4" w:space="0"/>
              <w:right w:val="single" w:color="auto" w:sz="4" w:space="0"/>
            </w:tcBorders>
            <w:vAlign w:val="center"/>
          </w:tcPr>
          <w:p w14:paraId="7C999495">
            <w:pPr>
              <w:widowControl/>
              <w:jc w:val="center"/>
              <w:rPr>
                <w:ins w:id="115" w:author="胡天齐 [2]" w:date="2025-11-09T16:36:00Z"/>
                <w:rFonts w:hint="eastAsia" w:ascii="宋体" w:hAnsi="宋体" w:eastAsia="宋体" w:cs="宋体"/>
                <w:color w:val="000000"/>
                <w:kern w:val="0"/>
                <w:szCs w:val="21"/>
                <w:lang w:bidi="ar"/>
              </w:rPr>
            </w:pPr>
            <w:ins w:id="116" w:author="胡天齐 [2]" w:date="2025-11-09T16:41:00Z">
              <w:r>
                <w:rPr>
                  <w:rFonts w:hint="eastAsia" w:ascii="宋体" w:hAnsi="宋体" w:eastAsia="宋体" w:cs="宋体"/>
                  <w:color w:val="000000"/>
                  <w:kern w:val="0"/>
                  <w:szCs w:val="21"/>
                  <w:lang w:bidi="ar"/>
                </w:rPr>
                <w:t>String</w:t>
              </w:r>
            </w:ins>
          </w:p>
        </w:tc>
      </w:tr>
      <w:tr w14:paraId="2AE8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17"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40A12C28">
            <w:pPr>
              <w:widowControl/>
              <w:jc w:val="center"/>
              <w:rPr>
                <w:ins w:id="118" w:author="胡天齐 [2]" w:date="2025-11-09T16:36:00Z"/>
                <w:rFonts w:hint="eastAsia" w:ascii="宋体" w:hAnsi="宋体" w:eastAsia="宋体" w:cs="宋体"/>
                <w:color w:val="000000"/>
                <w:kern w:val="0"/>
                <w:szCs w:val="21"/>
                <w:lang w:bidi="ar"/>
              </w:rPr>
            </w:pPr>
            <w:ins w:id="119" w:author="胡天齐 [2]" w:date="2025-11-09T16:42:00Z">
              <w:r>
                <w:rPr>
                  <w:rFonts w:hint="eastAsia" w:ascii="宋体" w:hAnsi="宋体" w:eastAsia="宋体" w:cs="宋体"/>
                  <w:color w:val="000000"/>
                  <w:kern w:val="0"/>
                  <w:szCs w:val="21"/>
                  <w:lang w:bidi="ar"/>
                </w:rPr>
                <w:t>设置性能测试数据</w:t>
              </w:r>
            </w:ins>
          </w:p>
        </w:tc>
        <w:tc>
          <w:tcPr>
            <w:tcW w:w="2857" w:type="dxa"/>
            <w:tcBorders>
              <w:top w:val="single" w:color="auto" w:sz="4" w:space="0"/>
              <w:left w:val="single" w:color="auto" w:sz="4" w:space="0"/>
              <w:bottom w:val="single" w:color="auto" w:sz="4" w:space="0"/>
              <w:right w:val="single" w:color="auto" w:sz="4" w:space="0"/>
            </w:tcBorders>
            <w:vAlign w:val="center"/>
          </w:tcPr>
          <w:p w14:paraId="100C4E53">
            <w:pPr>
              <w:widowControl/>
              <w:jc w:val="center"/>
              <w:rPr>
                <w:ins w:id="120" w:author="胡天齐 [2]" w:date="2025-11-09T16:36:00Z"/>
                <w:rFonts w:hint="eastAsia" w:ascii="宋体" w:hAnsi="宋体" w:eastAsia="宋体" w:cs="宋体"/>
                <w:color w:val="000000"/>
                <w:kern w:val="0"/>
                <w:szCs w:val="21"/>
                <w:lang w:bidi="ar"/>
              </w:rPr>
            </w:pPr>
            <w:ins w:id="121" w:author="胡天齐 [2]" w:date="2025-11-09T16:41:00Z">
              <w:r>
                <w:rPr>
                  <w:rFonts w:hint="eastAsia" w:ascii="宋体" w:hAnsi="宋体" w:eastAsia="宋体" w:cs="宋体"/>
                  <w:color w:val="000000"/>
                  <w:kern w:val="0"/>
                  <w:szCs w:val="21"/>
                  <w:lang w:bidi="ar"/>
                </w:rPr>
                <w:t>setPerfTestData(String)</w:t>
              </w:r>
            </w:ins>
          </w:p>
        </w:tc>
        <w:tc>
          <w:tcPr>
            <w:tcW w:w="1786" w:type="dxa"/>
            <w:tcBorders>
              <w:top w:val="single" w:color="auto" w:sz="4" w:space="0"/>
              <w:left w:val="single" w:color="auto" w:sz="4" w:space="0"/>
              <w:bottom w:val="single" w:color="auto" w:sz="4" w:space="0"/>
              <w:right w:val="single" w:color="auto" w:sz="4" w:space="0"/>
            </w:tcBorders>
            <w:vAlign w:val="center"/>
          </w:tcPr>
          <w:p w14:paraId="4C57D3AF">
            <w:pPr>
              <w:widowControl/>
              <w:jc w:val="center"/>
              <w:rPr>
                <w:ins w:id="122" w:author="胡天齐 [2]" w:date="2025-11-09T16:36:00Z"/>
                <w:rFonts w:hint="eastAsia" w:ascii="宋体" w:hAnsi="宋体" w:eastAsia="宋体" w:cs="宋体"/>
                <w:color w:val="000000"/>
                <w:kern w:val="0"/>
                <w:szCs w:val="21"/>
                <w:lang w:bidi="ar"/>
              </w:rPr>
            </w:pPr>
            <w:ins w:id="123" w:author="胡天齐 [2]" w:date="2025-11-09T16:41:00Z">
              <w:r>
                <w:rPr>
                  <w:rFonts w:hint="eastAsia" w:ascii="宋体" w:hAnsi="宋体" w:eastAsia="宋体" w:cs="宋体"/>
                  <w:color w:val="000000"/>
                  <w:kern w:val="0"/>
                  <w:szCs w:val="21"/>
                  <w:lang w:bidi="ar"/>
                </w:rPr>
                <w:t>bool</w:t>
              </w:r>
            </w:ins>
          </w:p>
        </w:tc>
      </w:tr>
      <w:tr w14:paraId="2A50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24"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134BA4A0">
            <w:pPr>
              <w:widowControl/>
              <w:jc w:val="center"/>
              <w:rPr>
                <w:ins w:id="125" w:author="胡天齐 [2]" w:date="2025-11-09T16:36:00Z"/>
                <w:rFonts w:hint="eastAsia" w:ascii="宋体" w:hAnsi="宋体" w:eastAsia="宋体" w:cs="宋体"/>
                <w:color w:val="000000"/>
                <w:kern w:val="0"/>
                <w:szCs w:val="21"/>
                <w:lang w:bidi="ar"/>
              </w:rPr>
            </w:pPr>
            <w:ins w:id="126" w:author="胡天齐 [2]" w:date="2025-11-09T16:42:00Z">
              <w:r>
                <w:rPr>
                  <w:rFonts w:hint="eastAsia" w:ascii="宋体" w:hAnsi="宋体" w:eastAsia="宋体" w:cs="宋体"/>
                  <w:color w:val="000000"/>
                  <w:kern w:val="0"/>
                  <w:szCs w:val="21"/>
                  <w:lang w:bidi="ar"/>
                </w:rPr>
                <w:t>获取使用体验</w:t>
              </w:r>
            </w:ins>
          </w:p>
        </w:tc>
        <w:tc>
          <w:tcPr>
            <w:tcW w:w="2857" w:type="dxa"/>
            <w:tcBorders>
              <w:top w:val="single" w:color="auto" w:sz="4" w:space="0"/>
              <w:left w:val="single" w:color="auto" w:sz="4" w:space="0"/>
              <w:bottom w:val="single" w:color="auto" w:sz="4" w:space="0"/>
              <w:right w:val="single" w:color="auto" w:sz="4" w:space="0"/>
            </w:tcBorders>
            <w:vAlign w:val="center"/>
          </w:tcPr>
          <w:p w14:paraId="64A20F82">
            <w:pPr>
              <w:widowControl/>
              <w:jc w:val="center"/>
              <w:rPr>
                <w:ins w:id="127" w:author="胡天齐 [2]" w:date="2025-11-09T16:36:00Z"/>
                <w:rFonts w:hint="eastAsia" w:ascii="宋体" w:hAnsi="宋体" w:eastAsia="宋体" w:cs="宋体"/>
                <w:color w:val="000000"/>
                <w:kern w:val="0"/>
                <w:szCs w:val="21"/>
                <w:lang w:bidi="ar"/>
              </w:rPr>
            </w:pPr>
            <w:ins w:id="128" w:author="胡天齐 [2]" w:date="2025-11-09T16:41:00Z">
              <w:r>
                <w:rPr>
                  <w:rFonts w:hint="eastAsia" w:ascii="宋体" w:hAnsi="宋体" w:eastAsia="宋体" w:cs="宋体"/>
                  <w:color w:val="000000"/>
                  <w:kern w:val="0"/>
                  <w:szCs w:val="21"/>
                  <w:lang w:bidi="ar"/>
                </w:rPr>
                <w:t>getUsageExperience()</w:t>
              </w:r>
            </w:ins>
          </w:p>
        </w:tc>
        <w:tc>
          <w:tcPr>
            <w:tcW w:w="1786" w:type="dxa"/>
            <w:tcBorders>
              <w:top w:val="single" w:color="auto" w:sz="4" w:space="0"/>
              <w:left w:val="single" w:color="auto" w:sz="4" w:space="0"/>
              <w:bottom w:val="single" w:color="auto" w:sz="4" w:space="0"/>
              <w:right w:val="single" w:color="auto" w:sz="4" w:space="0"/>
            </w:tcBorders>
            <w:vAlign w:val="center"/>
          </w:tcPr>
          <w:p w14:paraId="5B924BB6">
            <w:pPr>
              <w:widowControl/>
              <w:jc w:val="center"/>
              <w:rPr>
                <w:ins w:id="129" w:author="胡天齐 [2]" w:date="2025-11-09T16:36:00Z"/>
                <w:rFonts w:hint="eastAsia" w:ascii="宋体" w:hAnsi="宋体" w:eastAsia="宋体" w:cs="宋体"/>
                <w:color w:val="000000"/>
                <w:kern w:val="0"/>
                <w:szCs w:val="21"/>
                <w:lang w:bidi="ar"/>
              </w:rPr>
            </w:pPr>
            <w:ins w:id="130" w:author="胡天齐 [2]" w:date="2025-11-09T16:41:00Z">
              <w:r>
                <w:rPr>
                  <w:rFonts w:hint="eastAsia" w:ascii="宋体" w:hAnsi="宋体" w:eastAsia="宋体" w:cs="宋体"/>
                  <w:color w:val="000000"/>
                  <w:kern w:val="0"/>
                  <w:szCs w:val="21"/>
                  <w:lang w:bidi="ar"/>
                </w:rPr>
                <w:t>String</w:t>
              </w:r>
            </w:ins>
          </w:p>
        </w:tc>
      </w:tr>
      <w:tr w14:paraId="557D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31"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35E7E4ED">
            <w:pPr>
              <w:widowControl/>
              <w:jc w:val="center"/>
              <w:rPr>
                <w:ins w:id="132" w:author="胡天齐 [2]" w:date="2025-11-09T16:36:00Z"/>
                <w:rFonts w:hint="eastAsia" w:ascii="宋体" w:hAnsi="宋体" w:eastAsia="宋体" w:cs="宋体"/>
                <w:color w:val="000000"/>
                <w:kern w:val="0"/>
                <w:szCs w:val="21"/>
                <w:lang w:bidi="ar"/>
              </w:rPr>
            </w:pPr>
            <w:ins w:id="133" w:author="胡天齐 [2]" w:date="2025-11-09T16:43:00Z">
              <w:r>
                <w:rPr>
                  <w:rFonts w:hint="eastAsia" w:ascii="宋体" w:hAnsi="宋体" w:eastAsia="宋体" w:cs="宋体"/>
                  <w:color w:val="000000"/>
                  <w:kern w:val="0"/>
                  <w:szCs w:val="21"/>
                  <w:lang w:bidi="ar"/>
                </w:rPr>
                <w:t>设置使用体验</w:t>
              </w:r>
            </w:ins>
          </w:p>
        </w:tc>
        <w:tc>
          <w:tcPr>
            <w:tcW w:w="2857" w:type="dxa"/>
            <w:tcBorders>
              <w:top w:val="single" w:color="auto" w:sz="4" w:space="0"/>
              <w:left w:val="single" w:color="auto" w:sz="4" w:space="0"/>
              <w:bottom w:val="single" w:color="auto" w:sz="4" w:space="0"/>
              <w:right w:val="single" w:color="auto" w:sz="4" w:space="0"/>
            </w:tcBorders>
            <w:vAlign w:val="center"/>
          </w:tcPr>
          <w:p w14:paraId="224D538C">
            <w:pPr>
              <w:widowControl/>
              <w:jc w:val="center"/>
              <w:rPr>
                <w:ins w:id="134" w:author="胡天齐 [2]" w:date="2025-11-09T16:36:00Z"/>
                <w:rFonts w:hint="eastAsia" w:ascii="宋体" w:hAnsi="宋体" w:eastAsia="宋体" w:cs="宋体"/>
                <w:color w:val="000000"/>
                <w:kern w:val="0"/>
                <w:szCs w:val="21"/>
                <w:lang w:bidi="ar"/>
              </w:rPr>
            </w:pPr>
            <w:ins w:id="135" w:author="胡天齐 [2]" w:date="2025-11-09T16:41:00Z">
              <w:r>
                <w:rPr>
                  <w:rFonts w:hint="eastAsia" w:ascii="宋体" w:hAnsi="宋体" w:eastAsia="宋体" w:cs="宋体"/>
                  <w:color w:val="000000"/>
                  <w:kern w:val="0"/>
                  <w:szCs w:val="21"/>
                  <w:lang w:bidi="ar"/>
                </w:rPr>
                <w:t>setUsageExperience(String)</w:t>
              </w:r>
            </w:ins>
          </w:p>
        </w:tc>
        <w:tc>
          <w:tcPr>
            <w:tcW w:w="1786" w:type="dxa"/>
            <w:tcBorders>
              <w:top w:val="single" w:color="auto" w:sz="4" w:space="0"/>
              <w:left w:val="single" w:color="auto" w:sz="4" w:space="0"/>
              <w:bottom w:val="single" w:color="auto" w:sz="4" w:space="0"/>
              <w:right w:val="single" w:color="auto" w:sz="4" w:space="0"/>
            </w:tcBorders>
            <w:vAlign w:val="center"/>
          </w:tcPr>
          <w:p w14:paraId="5EF970FB">
            <w:pPr>
              <w:widowControl/>
              <w:jc w:val="center"/>
              <w:rPr>
                <w:ins w:id="136" w:author="胡天齐 [2]" w:date="2025-11-09T16:36:00Z"/>
                <w:rFonts w:hint="eastAsia" w:ascii="宋体" w:hAnsi="宋体" w:eastAsia="宋体" w:cs="宋体"/>
                <w:color w:val="000000"/>
                <w:kern w:val="0"/>
                <w:szCs w:val="21"/>
                <w:lang w:bidi="ar"/>
              </w:rPr>
            </w:pPr>
            <w:ins w:id="137" w:author="胡天齐 [2]" w:date="2025-11-09T16:41:00Z">
              <w:r>
                <w:rPr>
                  <w:rFonts w:hint="eastAsia" w:ascii="宋体" w:hAnsi="宋体" w:eastAsia="宋体" w:cs="宋体"/>
                  <w:color w:val="000000"/>
                  <w:kern w:val="0"/>
                  <w:szCs w:val="21"/>
                  <w:lang w:bidi="ar"/>
                </w:rPr>
                <w:t>bool</w:t>
              </w:r>
            </w:ins>
          </w:p>
        </w:tc>
      </w:tr>
      <w:tr w14:paraId="5499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38"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145EF3BF">
            <w:pPr>
              <w:widowControl/>
              <w:jc w:val="center"/>
              <w:rPr>
                <w:ins w:id="139" w:author="胡天齐 [2]" w:date="2025-11-09T16:36:00Z"/>
                <w:rFonts w:hint="eastAsia" w:ascii="宋体" w:hAnsi="宋体" w:eastAsia="宋体" w:cs="宋体"/>
                <w:color w:val="000000"/>
                <w:kern w:val="0"/>
                <w:szCs w:val="21"/>
                <w:lang w:bidi="ar"/>
              </w:rPr>
            </w:pPr>
            <w:ins w:id="140" w:author="胡天齐 [2]" w:date="2025-11-09T16:43:00Z">
              <w:r>
                <w:rPr>
                  <w:rFonts w:hint="eastAsia" w:ascii="宋体" w:hAnsi="宋体" w:eastAsia="宋体" w:cs="宋体"/>
                  <w:color w:val="000000"/>
                  <w:kern w:val="0"/>
                  <w:szCs w:val="21"/>
                  <w:lang w:bidi="ar"/>
                </w:rPr>
                <w:t>获取优缺点分析</w:t>
              </w:r>
            </w:ins>
          </w:p>
        </w:tc>
        <w:tc>
          <w:tcPr>
            <w:tcW w:w="2857" w:type="dxa"/>
            <w:tcBorders>
              <w:top w:val="single" w:color="auto" w:sz="4" w:space="0"/>
              <w:left w:val="single" w:color="auto" w:sz="4" w:space="0"/>
              <w:bottom w:val="single" w:color="auto" w:sz="4" w:space="0"/>
              <w:right w:val="single" w:color="auto" w:sz="4" w:space="0"/>
            </w:tcBorders>
            <w:vAlign w:val="center"/>
          </w:tcPr>
          <w:p w14:paraId="2CE07CEC">
            <w:pPr>
              <w:widowControl/>
              <w:jc w:val="center"/>
              <w:rPr>
                <w:ins w:id="141" w:author="胡天齐 [2]" w:date="2025-11-09T16:36:00Z"/>
                <w:rFonts w:hint="eastAsia" w:ascii="宋体" w:hAnsi="宋体" w:eastAsia="宋体" w:cs="宋体"/>
                <w:color w:val="000000"/>
                <w:kern w:val="0"/>
                <w:szCs w:val="21"/>
                <w:lang w:bidi="ar"/>
              </w:rPr>
            </w:pPr>
            <w:ins w:id="142" w:author="胡天齐 [2]" w:date="2025-11-09T16:41:00Z">
              <w:r>
                <w:rPr>
                  <w:rFonts w:hint="eastAsia" w:ascii="宋体" w:hAnsi="宋体" w:eastAsia="宋体" w:cs="宋体"/>
                  <w:color w:val="000000"/>
                  <w:kern w:val="0"/>
                  <w:szCs w:val="21"/>
                  <w:lang w:bidi="ar"/>
                </w:rPr>
                <w:t>getProsAndCons()</w:t>
              </w:r>
            </w:ins>
          </w:p>
        </w:tc>
        <w:tc>
          <w:tcPr>
            <w:tcW w:w="1786" w:type="dxa"/>
            <w:tcBorders>
              <w:top w:val="single" w:color="auto" w:sz="4" w:space="0"/>
              <w:left w:val="single" w:color="auto" w:sz="4" w:space="0"/>
              <w:bottom w:val="single" w:color="auto" w:sz="4" w:space="0"/>
              <w:right w:val="single" w:color="auto" w:sz="4" w:space="0"/>
            </w:tcBorders>
            <w:vAlign w:val="center"/>
          </w:tcPr>
          <w:p w14:paraId="203F416E">
            <w:pPr>
              <w:widowControl/>
              <w:jc w:val="center"/>
              <w:rPr>
                <w:ins w:id="143" w:author="胡天齐 [2]" w:date="2025-11-09T16:36:00Z"/>
                <w:rFonts w:hint="eastAsia" w:ascii="宋体" w:hAnsi="宋体" w:eastAsia="宋体" w:cs="宋体"/>
                <w:color w:val="000000"/>
                <w:kern w:val="0"/>
                <w:szCs w:val="21"/>
                <w:lang w:bidi="ar"/>
              </w:rPr>
            </w:pPr>
            <w:ins w:id="144" w:author="胡天齐 [2]" w:date="2025-11-09T16:41:00Z">
              <w:r>
                <w:rPr>
                  <w:rFonts w:hint="eastAsia" w:ascii="宋体" w:hAnsi="宋体" w:eastAsia="宋体" w:cs="宋体"/>
                  <w:color w:val="000000"/>
                  <w:kern w:val="0"/>
                  <w:szCs w:val="21"/>
                  <w:lang w:bidi="ar"/>
                </w:rPr>
                <w:t>String</w:t>
              </w:r>
            </w:ins>
          </w:p>
        </w:tc>
      </w:tr>
      <w:tr w14:paraId="22EE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45"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7664A230">
            <w:pPr>
              <w:widowControl/>
              <w:jc w:val="center"/>
              <w:rPr>
                <w:ins w:id="146" w:author="胡天齐 [2]" w:date="2025-11-09T16:36:00Z"/>
                <w:rFonts w:hint="eastAsia" w:ascii="宋体" w:hAnsi="宋体" w:eastAsia="宋体" w:cs="宋体"/>
                <w:color w:val="000000"/>
                <w:kern w:val="0"/>
                <w:szCs w:val="21"/>
                <w:lang w:bidi="ar"/>
              </w:rPr>
            </w:pPr>
            <w:ins w:id="147" w:author="胡天齐 [2]" w:date="2025-11-09T16:43:00Z">
              <w:r>
                <w:rPr>
                  <w:rFonts w:hint="eastAsia" w:ascii="宋体" w:hAnsi="宋体" w:eastAsia="宋体" w:cs="宋体"/>
                  <w:color w:val="000000"/>
                  <w:kern w:val="0"/>
                  <w:szCs w:val="21"/>
                  <w:lang w:bidi="ar"/>
                </w:rPr>
                <w:t>设置优缺点分析</w:t>
              </w:r>
            </w:ins>
          </w:p>
        </w:tc>
        <w:tc>
          <w:tcPr>
            <w:tcW w:w="2857" w:type="dxa"/>
            <w:tcBorders>
              <w:top w:val="single" w:color="auto" w:sz="4" w:space="0"/>
              <w:left w:val="single" w:color="auto" w:sz="4" w:space="0"/>
              <w:bottom w:val="single" w:color="auto" w:sz="4" w:space="0"/>
              <w:right w:val="single" w:color="auto" w:sz="4" w:space="0"/>
            </w:tcBorders>
            <w:vAlign w:val="center"/>
          </w:tcPr>
          <w:p w14:paraId="4B0FE9CC">
            <w:pPr>
              <w:widowControl/>
              <w:jc w:val="center"/>
              <w:rPr>
                <w:ins w:id="148" w:author="胡天齐 [2]" w:date="2025-11-09T16:36:00Z"/>
                <w:rFonts w:hint="eastAsia" w:ascii="宋体" w:hAnsi="宋体" w:eastAsia="宋体" w:cs="宋体"/>
                <w:color w:val="000000"/>
                <w:kern w:val="0"/>
                <w:szCs w:val="21"/>
                <w:lang w:bidi="ar"/>
              </w:rPr>
            </w:pPr>
            <w:ins w:id="149" w:author="胡天齐 [2]" w:date="2025-11-09T16:41:00Z">
              <w:r>
                <w:rPr>
                  <w:rFonts w:hint="eastAsia" w:ascii="宋体" w:hAnsi="宋体" w:eastAsia="宋体" w:cs="宋体"/>
                  <w:color w:val="000000"/>
                  <w:kern w:val="0"/>
                  <w:szCs w:val="21"/>
                  <w:lang w:bidi="ar"/>
                </w:rPr>
                <w:t>setProsAndCons(String)</w:t>
              </w:r>
            </w:ins>
          </w:p>
        </w:tc>
        <w:tc>
          <w:tcPr>
            <w:tcW w:w="1786" w:type="dxa"/>
            <w:tcBorders>
              <w:top w:val="single" w:color="auto" w:sz="4" w:space="0"/>
              <w:left w:val="single" w:color="auto" w:sz="4" w:space="0"/>
              <w:bottom w:val="single" w:color="auto" w:sz="4" w:space="0"/>
              <w:right w:val="single" w:color="auto" w:sz="4" w:space="0"/>
            </w:tcBorders>
            <w:vAlign w:val="center"/>
          </w:tcPr>
          <w:p w14:paraId="56118F77">
            <w:pPr>
              <w:widowControl/>
              <w:jc w:val="center"/>
              <w:rPr>
                <w:ins w:id="150" w:author="胡天齐 [2]" w:date="2025-11-09T16:36:00Z"/>
                <w:rFonts w:hint="eastAsia" w:ascii="宋体" w:hAnsi="宋体" w:eastAsia="宋体" w:cs="宋体"/>
                <w:color w:val="000000"/>
                <w:kern w:val="0"/>
                <w:szCs w:val="21"/>
                <w:lang w:bidi="ar"/>
              </w:rPr>
            </w:pPr>
            <w:ins w:id="151" w:author="胡天齐 [2]" w:date="2025-11-09T16:41:00Z">
              <w:r>
                <w:rPr>
                  <w:rFonts w:hint="eastAsia" w:ascii="宋体" w:hAnsi="宋体" w:eastAsia="宋体" w:cs="宋体"/>
                  <w:color w:val="000000"/>
                  <w:kern w:val="0"/>
                  <w:szCs w:val="21"/>
                  <w:lang w:bidi="ar"/>
                </w:rPr>
                <w:t>bool</w:t>
              </w:r>
            </w:ins>
          </w:p>
        </w:tc>
      </w:tr>
      <w:tr w14:paraId="07FF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2"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5099ABFF">
            <w:pPr>
              <w:widowControl/>
              <w:jc w:val="center"/>
              <w:rPr>
                <w:ins w:id="153" w:author="胡天齐 [2]" w:date="2025-11-09T16:36:00Z"/>
                <w:rFonts w:hint="eastAsia" w:ascii="宋体" w:hAnsi="宋体" w:eastAsia="宋体" w:cs="宋体"/>
                <w:color w:val="000000"/>
                <w:kern w:val="0"/>
                <w:szCs w:val="21"/>
                <w:lang w:bidi="ar"/>
              </w:rPr>
            </w:pPr>
            <w:ins w:id="154" w:author="胡天齐 [2]" w:date="2025-11-09T16:43:00Z">
              <w:r>
                <w:rPr>
                  <w:rFonts w:hint="eastAsia" w:ascii="宋体" w:hAnsi="宋体" w:eastAsia="宋体" w:cs="宋体"/>
                  <w:color w:val="000000"/>
                  <w:kern w:val="0"/>
                  <w:szCs w:val="21"/>
                  <w:lang w:bidi="ar"/>
                </w:rPr>
                <w:t>关联图片到Media表</w:t>
              </w:r>
            </w:ins>
          </w:p>
        </w:tc>
        <w:tc>
          <w:tcPr>
            <w:tcW w:w="2857" w:type="dxa"/>
            <w:tcBorders>
              <w:top w:val="single" w:color="auto" w:sz="4" w:space="0"/>
              <w:left w:val="single" w:color="auto" w:sz="4" w:space="0"/>
              <w:bottom w:val="single" w:color="auto" w:sz="4" w:space="0"/>
              <w:right w:val="single" w:color="auto" w:sz="4" w:space="0"/>
            </w:tcBorders>
            <w:vAlign w:val="center"/>
          </w:tcPr>
          <w:p w14:paraId="7E8CE167">
            <w:pPr>
              <w:widowControl/>
              <w:jc w:val="center"/>
              <w:rPr>
                <w:ins w:id="155" w:author="胡天齐 [2]" w:date="2025-11-09T16:36:00Z"/>
                <w:rFonts w:hint="eastAsia" w:ascii="宋体" w:hAnsi="宋体" w:eastAsia="宋体" w:cs="宋体"/>
                <w:color w:val="000000"/>
                <w:kern w:val="0"/>
                <w:szCs w:val="21"/>
                <w:lang w:bidi="ar"/>
              </w:rPr>
            </w:pPr>
            <w:ins w:id="156" w:author="胡天齐 [2]" w:date="2025-11-09T16:41:00Z">
              <w:r>
                <w:rPr>
                  <w:rFonts w:hint="eastAsia" w:ascii="宋体" w:hAnsi="宋体" w:eastAsia="宋体" w:cs="宋体"/>
                  <w:color w:val="000000"/>
                  <w:kern w:val="0"/>
                  <w:szCs w:val="21"/>
                  <w:lang w:bidi="ar"/>
                </w:rPr>
                <w:t>addMediaToInf(List&lt;String&gt; imgUrls)</w:t>
              </w:r>
            </w:ins>
          </w:p>
        </w:tc>
        <w:tc>
          <w:tcPr>
            <w:tcW w:w="1786" w:type="dxa"/>
            <w:tcBorders>
              <w:top w:val="single" w:color="auto" w:sz="4" w:space="0"/>
              <w:left w:val="single" w:color="auto" w:sz="4" w:space="0"/>
              <w:bottom w:val="single" w:color="auto" w:sz="4" w:space="0"/>
              <w:right w:val="single" w:color="auto" w:sz="4" w:space="0"/>
            </w:tcBorders>
            <w:vAlign w:val="center"/>
          </w:tcPr>
          <w:p w14:paraId="48353F37">
            <w:pPr>
              <w:widowControl/>
              <w:jc w:val="center"/>
              <w:rPr>
                <w:ins w:id="157" w:author="胡天齐 [2]" w:date="2025-11-09T16:36:00Z"/>
                <w:rFonts w:hint="eastAsia" w:ascii="宋体" w:hAnsi="宋体" w:eastAsia="宋体" w:cs="宋体"/>
                <w:color w:val="000000"/>
                <w:kern w:val="0"/>
                <w:szCs w:val="21"/>
                <w:lang w:bidi="ar"/>
              </w:rPr>
            </w:pPr>
            <w:ins w:id="158" w:author="胡天齐 [2]" w:date="2025-11-09T16:41:00Z">
              <w:r>
                <w:rPr>
                  <w:rFonts w:hint="eastAsia" w:ascii="宋体" w:hAnsi="宋体" w:eastAsia="宋体" w:cs="宋体"/>
                  <w:color w:val="000000"/>
                  <w:kern w:val="0"/>
                  <w:szCs w:val="21"/>
                  <w:lang w:bidi="ar"/>
                </w:rPr>
                <w:t>List&lt;Integer&gt;</w:t>
              </w:r>
            </w:ins>
          </w:p>
        </w:tc>
      </w:tr>
      <w:tr w14:paraId="41EB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59"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58067869">
            <w:pPr>
              <w:widowControl/>
              <w:jc w:val="center"/>
              <w:rPr>
                <w:ins w:id="160" w:author="胡天齐 [2]" w:date="2025-11-09T16:36:00Z"/>
                <w:rFonts w:hint="eastAsia" w:ascii="宋体" w:hAnsi="宋体" w:eastAsia="宋体" w:cs="宋体"/>
                <w:color w:val="000000"/>
                <w:kern w:val="0"/>
                <w:szCs w:val="21"/>
                <w:lang w:bidi="ar"/>
              </w:rPr>
            </w:pPr>
            <w:ins w:id="161" w:author="胡天齐 [2]" w:date="2025-11-09T16:44:00Z">
              <w:r>
                <w:rPr>
                  <w:rFonts w:hint="eastAsia" w:ascii="宋体" w:hAnsi="宋体" w:eastAsia="宋体" w:cs="宋体"/>
                  <w:color w:val="000000"/>
                  <w:kern w:val="0"/>
                  <w:szCs w:val="21"/>
                  <w:lang w:bidi="ar"/>
                </w:rPr>
                <w:t>获取关联图片列表</w:t>
              </w:r>
            </w:ins>
          </w:p>
        </w:tc>
        <w:tc>
          <w:tcPr>
            <w:tcW w:w="2857" w:type="dxa"/>
            <w:tcBorders>
              <w:top w:val="single" w:color="auto" w:sz="4" w:space="0"/>
              <w:left w:val="single" w:color="auto" w:sz="4" w:space="0"/>
              <w:bottom w:val="single" w:color="auto" w:sz="4" w:space="0"/>
              <w:right w:val="single" w:color="auto" w:sz="4" w:space="0"/>
            </w:tcBorders>
            <w:vAlign w:val="center"/>
          </w:tcPr>
          <w:p w14:paraId="1E994C7C">
            <w:pPr>
              <w:widowControl/>
              <w:jc w:val="center"/>
              <w:rPr>
                <w:ins w:id="162" w:author="胡天齐 [2]" w:date="2025-11-09T16:36:00Z"/>
                <w:rFonts w:hint="eastAsia" w:ascii="宋体" w:hAnsi="宋体" w:eastAsia="宋体" w:cs="宋体"/>
                <w:color w:val="000000"/>
                <w:kern w:val="0"/>
                <w:szCs w:val="21"/>
                <w:lang w:bidi="ar"/>
              </w:rPr>
            </w:pPr>
            <w:ins w:id="163" w:author="胡天齐 [2]" w:date="2025-11-09T16:41:00Z">
              <w:r>
                <w:rPr>
                  <w:rFonts w:hint="eastAsia" w:ascii="宋体" w:hAnsi="宋体" w:eastAsia="宋体" w:cs="宋体"/>
                  <w:color w:val="000000"/>
                  <w:kern w:val="0"/>
                  <w:szCs w:val="21"/>
                  <w:lang w:bidi="ar"/>
                </w:rPr>
                <w:t>getAssociatedMedias()</w:t>
              </w:r>
            </w:ins>
          </w:p>
        </w:tc>
        <w:tc>
          <w:tcPr>
            <w:tcW w:w="1786" w:type="dxa"/>
            <w:tcBorders>
              <w:top w:val="single" w:color="auto" w:sz="4" w:space="0"/>
              <w:left w:val="single" w:color="auto" w:sz="4" w:space="0"/>
              <w:bottom w:val="single" w:color="auto" w:sz="4" w:space="0"/>
              <w:right w:val="single" w:color="auto" w:sz="4" w:space="0"/>
            </w:tcBorders>
            <w:vAlign w:val="center"/>
          </w:tcPr>
          <w:p w14:paraId="052D40DE">
            <w:pPr>
              <w:widowControl/>
              <w:jc w:val="center"/>
              <w:rPr>
                <w:ins w:id="164" w:author="胡天齐 [2]" w:date="2025-11-09T16:36:00Z"/>
                <w:rFonts w:hint="eastAsia" w:ascii="宋体" w:hAnsi="宋体" w:eastAsia="宋体" w:cs="宋体"/>
                <w:color w:val="000000"/>
                <w:kern w:val="0"/>
                <w:szCs w:val="21"/>
                <w:lang w:bidi="ar"/>
              </w:rPr>
            </w:pPr>
            <w:ins w:id="165" w:author="胡天齐 [2]" w:date="2025-11-09T16:41:00Z">
              <w:r>
                <w:rPr>
                  <w:rFonts w:hint="eastAsia" w:ascii="宋体" w:hAnsi="宋体" w:eastAsia="宋体" w:cs="宋体"/>
                  <w:color w:val="000000"/>
                  <w:kern w:val="0"/>
                  <w:szCs w:val="21"/>
                  <w:lang w:bidi="ar"/>
                </w:rPr>
                <w:t>List&lt;Map&lt;String, Object&gt;&gt;</w:t>
              </w:r>
            </w:ins>
          </w:p>
        </w:tc>
      </w:tr>
      <w:tr w14:paraId="05F4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66" w:author="胡天齐 [2]" w:date="2025-11-09T16:36:00Z"/>
        </w:trPr>
        <w:tc>
          <w:tcPr>
            <w:tcW w:w="1904" w:type="dxa"/>
            <w:tcBorders>
              <w:top w:val="single" w:color="auto" w:sz="4" w:space="0"/>
              <w:left w:val="single" w:color="auto" w:sz="4" w:space="0"/>
              <w:bottom w:val="single" w:color="auto" w:sz="4" w:space="0"/>
              <w:right w:val="single" w:color="auto" w:sz="4" w:space="0"/>
            </w:tcBorders>
            <w:vAlign w:val="center"/>
          </w:tcPr>
          <w:p w14:paraId="4E70DE63">
            <w:pPr>
              <w:widowControl/>
              <w:jc w:val="center"/>
              <w:rPr>
                <w:ins w:id="167" w:author="胡天齐 [2]" w:date="2025-11-09T16:36:00Z"/>
                <w:rFonts w:hint="eastAsia" w:ascii="宋体" w:hAnsi="宋体" w:eastAsia="宋体" w:cs="宋体"/>
                <w:color w:val="000000"/>
                <w:kern w:val="0"/>
                <w:szCs w:val="21"/>
                <w:lang w:bidi="ar"/>
              </w:rPr>
            </w:pPr>
            <w:ins w:id="168" w:author="胡天齐 [2]" w:date="2025-11-09T16:44:00Z">
              <w:r>
                <w:rPr>
                  <w:rFonts w:hint="eastAsia" w:ascii="宋体" w:hAnsi="宋体" w:eastAsia="宋体" w:cs="宋体"/>
                  <w:color w:val="000000"/>
                  <w:kern w:val="0"/>
                  <w:szCs w:val="21"/>
                  <w:lang w:bidi="ar"/>
                </w:rPr>
                <w:t>删除关联图片</w:t>
              </w:r>
            </w:ins>
          </w:p>
        </w:tc>
        <w:tc>
          <w:tcPr>
            <w:tcW w:w="2857" w:type="dxa"/>
            <w:tcBorders>
              <w:top w:val="single" w:color="auto" w:sz="4" w:space="0"/>
              <w:left w:val="single" w:color="auto" w:sz="4" w:space="0"/>
              <w:bottom w:val="single" w:color="auto" w:sz="4" w:space="0"/>
              <w:right w:val="single" w:color="auto" w:sz="4" w:space="0"/>
            </w:tcBorders>
            <w:vAlign w:val="center"/>
          </w:tcPr>
          <w:p w14:paraId="0CAC82EA">
            <w:pPr>
              <w:widowControl/>
              <w:jc w:val="center"/>
              <w:rPr>
                <w:ins w:id="169" w:author="胡天齐 [2]" w:date="2025-11-09T16:36:00Z"/>
                <w:rFonts w:hint="eastAsia" w:ascii="宋体" w:hAnsi="宋体" w:eastAsia="宋体" w:cs="宋体"/>
                <w:color w:val="000000"/>
                <w:kern w:val="0"/>
                <w:szCs w:val="21"/>
                <w:lang w:bidi="ar"/>
              </w:rPr>
            </w:pPr>
            <w:ins w:id="170" w:author="胡天齐 [2]" w:date="2025-11-09T16:41:00Z">
              <w:r>
                <w:rPr>
                  <w:rFonts w:hint="eastAsia" w:ascii="宋体" w:hAnsi="宋体" w:eastAsia="宋体" w:cs="宋体"/>
                  <w:color w:val="000000"/>
                  <w:kern w:val="0"/>
                  <w:szCs w:val="21"/>
                  <w:lang w:bidi="ar"/>
                </w:rPr>
                <w:t>deleteAssociatedMedia(int mediaID)</w:t>
              </w:r>
            </w:ins>
          </w:p>
        </w:tc>
        <w:tc>
          <w:tcPr>
            <w:tcW w:w="1786" w:type="dxa"/>
            <w:tcBorders>
              <w:top w:val="single" w:color="auto" w:sz="4" w:space="0"/>
              <w:left w:val="single" w:color="auto" w:sz="4" w:space="0"/>
              <w:bottom w:val="single" w:color="auto" w:sz="4" w:space="0"/>
              <w:right w:val="single" w:color="auto" w:sz="4" w:space="0"/>
            </w:tcBorders>
            <w:vAlign w:val="center"/>
          </w:tcPr>
          <w:p w14:paraId="0B95C35B">
            <w:pPr>
              <w:widowControl/>
              <w:jc w:val="center"/>
              <w:rPr>
                <w:ins w:id="171" w:author="胡天齐 [2]" w:date="2025-11-09T16:36:00Z"/>
                <w:rFonts w:hint="eastAsia" w:ascii="宋体" w:hAnsi="宋体" w:eastAsia="宋体" w:cs="宋体"/>
                <w:color w:val="000000"/>
                <w:kern w:val="0"/>
                <w:szCs w:val="21"/>
                <w:lang w:bidi="ar"/>
              </w:rPr>
            </w:pPr>
            <w:ins w:id="172" w:author="胡天齐 [2]" w:date="2025-11-09T16:41:00Z">
              <w:r>
                <w:rPr>
                  <w:rFonts w:hint="eastAsia" w:ascii="宋体" w:hAnsi="宋体" w:eastAsia="宋体" w:cs="宋体"/>
                  <w:color w:val="000000"/>
                  <w:kern w:val="0"/>
                  <w:szCs w:val="21"/>
                  <w:lang w:bidi="ar"/>
                </w:rPr>
                <w:t>bool</w:t>
              </w:r>
            </w:ins>
          </w:p>
        </w:tc>
      </w:tr>
    </w:tbl>
    <w:p w14:paraId="0B5B8092">
      <w:pPr>
        <w:spacing w:line="360" w:lineRule="auto"/>
        <w:rPr>
          <w:rFonts w:hint="eastAsia" w:ascii="宋体" w:hAnsi="宋体" w:eastAsia="宋体"/>
          <w:szCs w:val="21"/>
        </w:rPr>
      </w:pPr>
    </w:p>
    <w:p w14:paraId="6D686345">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58B532D8">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6所示：</w:t>
      </w:r>
    </w:p>
    <w:p w14:paraId="3A6C6E26">
      <w:pPr>
        <w:spacing w:line="360" w:lineRule="auto"/>
        <w:jc w:val="center"/>
        <w:rPr>
          <w:rFonts w:hint="eastAsia"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rPr>
        <w:t>Comment类操作表</w:t>
      </w:r>
    </w:p>
    <w:p w14:paraId="6CCA6DEF">
      <w:pPr>
        <w:spacing w:line="360" w:lineRule="auto"/>
        <w:jc w:val="center"/>
        <w:rPr>
          <w:rFonts w:hint="eastAsia" w:ascii="宋体" w:hAnsi="宋体" w:eastAsia="宋体"/>
          <w:szCs w:val="21"/>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09FA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CE86AA1">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6B4F5F41">
            <w:pPr>
              <w:spacing w:line="360" w:lineRule="auto"/>
              <w:jc w:val="center"/>
              <w:rPr>
                <w:rFonts w:hint="eastAsia"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5F06265D">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450F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71747A4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发表评论</w:t>
            </w:r>
          </w:p>
        </w:tc>
        <w:tc>
          <w:tcPr>
            <w:tcW w:w="2539" w:type="dxa"/>
            <w:tcBorders>
              <w:top w:val="single" w:color="auto" w:sz="4" w:space="0"/>
              <w:left w:val="single" w:color="auto" w:sz="4" w:space="0"/>
              <w:bottom w:val="single" w:color="auto" w:sz="4" w:space="0"/>
              <w:right w:val="single" w:color="auto" w:sz="4" w:space="0"/>
            </w:tcBorders>
            <w:vAlign w:val="center"/>
          </w:tcPr>
          <w:p w14:paraId="1C8503E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publishComment()</w:t>
            </w:r>
          </w:p>
        </w:tc>
        <w:tc>
          <w:tcPr>
            <w:tcW w:w="2073" w:type="dxa"/>
            <w:tcBorders>
              <w:top w:val="single" w:color="auto" w:sz="4" w:space="0"/>
              <w:left w:val="single" w:color="auto" w:sz="4" w:space="0"/>
              <w:bottom w:val="single" w:color="auto" w:sz="4" w:space="0"/>
              <w:right w:val="single" w:color="auto" w:sz="4" w:space="0"/>
            </w:tcBorders>
            <w:vAlign w:val="center"/>
          </w:tcPr>
          <w:p w14:paraId="35F2F78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表示发表成功，false 表示失败）</w:t>
            </w:r>
          </w:p>
        </w:tc>
      </w:tr>
      <w:tr w14:paraId="406E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082425D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删除评论</w:t>
            </w:r>
          </w:p>
        </w:tc>
        <w:tc>
          <w:tcPr>
            <w:tcW w:w="2539" w:type="dxa"/>
            <w:tcBorders>
              <w:top w:val="single" w:color="auto" w:sz="4" w:space="0"/>
              <w:left w:val="single" w:color="auto" w:sz="4" w:space="0"/>
              <w:bottom w:val="single" w:color="auto" w:sz="4" w:space="0"/>
              <w:right w:val="single" w:color="auto" w:sz="4" w:space="0"/>
            </w:tcBorders>
            <w:vAlign w:val="center"/>
          </w:tcPr>
          <w:p w14:paraId="6DCC5C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deleteComment()</w:t>
            </w:r>
          </w:p>
        </w:tc>
        <w:tc>
          <w:tcPr>
            <w:tcW w:w="2073" w:type="dxa"/>
            <w:tcBorders>
              <w:top w:val="single" w:color="auto" w:sz="4" w:space="0"/>
              <w:left w:val="single" w:color="auto" w:sz="4" w:space="0"/>
              <w:bottom w:val="single" w:color="auto" w:sz="4" w:space="0"/>
              <w:right w:val="single" w:color="auto" w:sz="4" w:space="0"/>
            </w:tcBorders>
            <w:vAlign w:val="center"/>
          </w:tcPr>
          <w:p w14:paraId="53FA32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表示删除成功，false 表示失败）</w:t>
            </w:r>
          </w:p>
        </w:tc>
      </w:tr>
      <w:tr w14:paraId="64A3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DD3C15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设置评论 ID</w:t>
            </w:r>
          </w:p>
        </w:tc>
        <w:tc>
          <w:tcPr>
            <w:tcW w:w="2539" w:type="dxa"/>
            <w:tcBorders>
              <w:top w:val="single" w:color="auto" w:sz="4" w:space="0"/>
              <w:left w:val="single" w:color="auto" w:sz="4" w:space="0"/>
              <w:bottom w:val="single" w:color="auto" w:sz="4" w:space="0"/>
              <w:right w:val="single" w:color="auto" w:sz="4" w:space="0"/>
            </w:tcBorders>
            <w:vAlign w:val="center"/>
          </w:tcPr>
          <w:p w14:paraId="1FAE0C6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setCommentID()</w:t>
            </w:r>
          </w:p>
        </w:tc>
        <w:tc>
          <w:tcPr>
            <w:tcW w:w="2073" w:type="dxa"/>
            <w:tcBorders>
              <w:top w:val="single" w:color="auto" w:sz="4" w:space="0"/>
              <w:left w:val="single" w:color="auto" w:sz="4" w:space="0"/>
              <w:bottom w:val="single" w:color="auto" w:sz="4" w:space="0"/>
              <w:right w:val="single" w:color="auto" w:sz="4" w:space="0"/>
            </w:tcBorders>
            <w:vAlign w:val="center"/>
          </w:tcPr>
          <w:p w14:paraId="731E189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3477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64DDA2F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返回评论 ID</w:t>
            </w:r>
          </w:p>
        </w:tc>
        <w:tc>
          <w:tcPr>
            <w:tcW w:w="2539" w:type="dxa"/>
            <w:tcBorders>
              <w:top w:val="single" w:color="auto" w:sz="4" w:space="0"/>
              <w:left w:val="single" w:color="auto" w:sz="4" w:space="0"/>
              <w:bottom w:val="single" w:color="auto" w:sz="4" w:space="0"/>
              <w:right w:val="single" w:color="auto" w:sz="4" w:space="0"/>
            </w:tcBorders>
            <w:vAlign w:val="center"/>
          </w:tcPr>
          <w:p w14:paraId="25C2D92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getCommentID()</w:t>
            </w:r>
          </w:p>
        </w:tc>
        <w:tc>
          <w:tcPr>
            <w:tcW w:w="2073" w:type="dxa"/>
            <w:tcBorders>
              <w:top w:val="single" w:color="auto" w:sz="4" w:space="0"/>
              <w:left w:val="single" w:color="auto" w:sz="4" w:space="0"/>
              <w:bottom w:val="single" w:color="auto" w:sz="4" w:space="0"/>
              <w:right w:val="single" w:color="auto" w:sz="4" w:space="0"/>
            </w:tcBorders>
            <w:vAlign w:val="center"/>
          </w:tcPr>
          <w:p w14:paraId="3F1219D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3407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ADCC12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设置关联测评 ID</w:t>
            </w:r>
          </w:p>
        </w:tc>
        <w:tc>
          <w:tcPr>
            <w:tcW w:w="2539" w:type="dxa"/>
            <w:tcBorders>
              <w:top w:val="single" w:color="auto" w:sz="4" w:space="0"/>
              <w:left w:val="single" w:color="auto" w:sz="4" w:space="0"/>
              <w:bottom w:val="single" w:color="auto" w:sz="4" w:space="0"/>
              <w:right w:val="single" w:color="auto" w:sz="4" w:space="0"/>
            </w:tcBorders>
            <w:vAlign w:val="center"/>
          </w:tcPr>
          <w:p w14:paraId="61EA7C0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setEvaluationID()</w:t>
            </w:r>
          </w:p>
        </w:tc>
        <w:tc>
          <w:tcPr>
            <w:tcW w:w="2073" w:type="dxa"/>
            <w:tcBorders>
              <w:top w:val="single" w:color="auto" w:sz="4" w:space="0"/>
              <w:left w:val="single" w:color="auto" w:sz="4" w:space="0"/>
              <w:bottom w:val="single" w:color="auto" w:sz="4" w:space="0"/>
              <w:right w:val="single" w:color="auto" w:sz="4" w:space="0"/>
            </w:tcBorders>
            <w:vAlign w:val="center"/>
          </w:tcPr>
          <w:p w14:paraId="7BA6408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73DA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2524065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返回关联测评 ID</w:t>
            </w:r>
          </w:p>
        </w:tc>
        <w:tc>
          <w:tcPr>
            <w:tcW w:w="2539" w:type="dxa"/>
            <w:tcBorders>
              <w:top w:val="single" w:color="auto" w:sz="4" w:space="0"/>
              <w:left w:val="single" w:color="auto" w:sz="4" w:space="0"/>
              <w:bottom w:val="single" w:color="auto" w:sz="4" w:space="0"/>
              <w:right w:val="single" w:color="auto" w:sz="4" w:space="0"/>
            </w:tcBorders>
            <w:vAlign w:val="center"/>
          </w:tcPr>
          <w:p w14:paraId="72138F9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getEvaluationID()</w:t>
            </w:r>
          </w:p>
        </w:tc>
        <w:tc>
          <w:tcPr>
            <w:tcW w:w="2073" w:type="dxa"/>
            <w:tcBorders>
              <w:top w:val="single" w:color="auto" w:sz="4" w:space="0"/>
              <w:left w:val="single" w:color="auto" w:sz="4" w:space="0"/>
              <w:bottom w:val="single" w:color="auto" w:sz="4" w:space="0"/>
              <w:right w:val="single" w:color="auto" w:sz="4" w:space="0"/>
            </w:tcBorders>
            <w:vAlign w:val="center"/>
          </w:tcPr>
          <w:p w14:paraId="737894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4AEA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2390936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设置评论者 ID</w:t>
            </w:r>
          </w:p>
        </w:tc>
        <w:tc>
          <w:tcPr>
            <w:tcW w:w="2539" w:type="dxa"/>
            <w:tcBorders>
              <w:top w:val="single" w:color="auto" w:sz="4" w:space="0"/>
              <w:left w:val="single" w:color="auto" w:sz="4" w:space="0"/>
              <w:bottom w:val="single" w:color="auto" w:sz="4" w:space="0"/>
              <w:right w:val="single" w:color="auto" w:sz="4" w:space="0"/>
            </w:tcBorders>
            <w:vAlign w:val="center"/>
          </w:tcPr>
          <w:p w14:paraId="7C72C22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setUserID()</w:t>
            </w:r>
          </w:p>
        </w:tc>
        <w:tc>
          <w:tcPr>
            <w:tcW w:w="2073" w:type="dxa"/>
            <w:tcBorders>
              <w:top w:val="single" w:color="auto" w:sz="4" w:space="0"/>
              <w:left w:val="single" w:color="auto" w:sz="4" w:space="0"/>
              <w:bottom w:val="single" w:color="auto" w:sz="4" w:space="0"/>
              <w:right w:val="single" w:color="auto" w:sz="4" w:space="0"/>
            </w:tcBorders>
            <w:vAlign w:val="center"/>
          </w:tcPr>
          <w:p w14:paraId="598E80A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0D05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132D988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返回评论者 ID</w:t>
            </w:r>
          </w:p>
        </w:tc>
        <w:tc>
          <w:tcPr>
            <w:tcW w:w="2539" w:type="dxa"/>
            <w:tcBorders>
              <w:top w:val="single" w:color="auto" w:sz="4" w:space="0"/>
              <w:left w:val="single" w:color="auto" w:sz="4" w:space="0"/>
              <w:bottom w:val="single" w:color="auto" w:sz="4" w:space="0"/>
              <w:right w:val="single" w:color="auto" w:sz="4" w:space="0"/>
            </w:tcBorders>
            <w:vAlign w:val="center"/>
          </w:tcPr>
          <w:p w14:paraId="574027E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2073" w:type="dxa"/>
            <w:tcBorders>
              <w:top w:val="single" w:color="auto" w:sz="4" w:space="0"/>
              <w:left w:val="single" w:color="auto" w:sz="4" w:space="0"/>
              <w:bottom w:val="single" w:color="auto" w:sz="4" w:space="0"/>
              <w:right w:val="single" w:color="auto" w:sz="4" w:space="0"/>
            </w:tcBorders>
            <w:vAlign w:val="center"/>
          </w:tcPr>
          <w:p w14:paraId="5348057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6A26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2539533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设置评论内容</w:t>
            </w:r>
          </w:p>
        </w:tc>
        <w:tc>
          <w:tcPr>
            <w:tcW w:w="2539" w:type="dxa"/>
            <w:tcBorders>
              <w:top w:val="single" w:color="auto" w:sz="4" w:space="0"/>
              <w:left w:val="single" w:color="auto" w:sz="4" w:space="0"/>
              <w:bottom w:val="single" w:color="auto" w:sz="4" w:space="0"/>
              <w:right w:val="single" w:color="auto" w:sz="4" w:space="0"/>
            </w:tcBorders>
            <w:vAlign w:val="center"/>
          </w:tcPr>
          <w:p w14:paraId="2339946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setContent()</w:t>
            </w:r>
          </w:p>
        </w:tc>
        <w:tc>
          <w:tcPr>
            <w:tcW w:w="2073" w:type="dxa"/>
            <w:tcBorders>
              <w:top w:val="single" w:color="auto" w:sz="4" w:space="0"/>
              <w:left w:val="single" w:color="auto" w:sz="4" w:space="0"/>
              <w:bottom w:val="single" w:color="auto" w:sz="4" w:space="0"/>
              <w:right w:val="single" w:color="auto" w:sz="4" w:space="0"/>
            </w:tcBorders>
            <w:vAlign w:val="center"/>
          </w:tcPr>
          <w:p w14:paraId="7300360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1FA1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A9A18A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返回评论内容</w:t>
            </w:r>
          </w:p>
        </w:tc>
        <w:tc>
          <w:tcPr>
            <w:tcW w:w="2539" w:type="dxa"/>
            <w:tcBorders>
              <w:top w:val="single" w:color="auto" w:sz="4" w:space="0"/>
              <w:left w:val="single" w:color="auto" w:sz="4" w:space="0"/>
              <w:bottom w:val="single" w:color="auto" w:sz="4" w:space="0"/>
              <w:right w:val="single" w:color="auto" w:sz="4" w:space="0"/>
            </w:tcBorders>
            <w:vAlign w:val="center"/>
          </w:tcPr>
          <w:p w14:paraId="64B1E0E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getContent()</w:t>
            </w:r>
          </w:p>
        </w:tc>
        <w:tc>
          <w:tcPr>
            <w:tcW w:w="2073" w:type="dxa"/>
            <w:tcBorders>
              <w:top w:val="single" w:color="auto" w:sz="4" w:space="0"/>
              <w:left w:val="single" w:color="auto" w:sz="4" w:space="0"/>
              <w:bottom w:val="single" w:color="auto" w:sz="4" w:space="0"/>
              <w:right w:val="single" w:color="auto" w:sz="4" w:space="0"/>
            </w:tcBorders>
            <w:vAlign w:val="center"/>
          </w:tcPr>
          <w:p w14:paraId="170E6E1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text</w:t>
            </w:r>
          </w:p>
        </w:tc>
      </w:tr>
      <w:tr w14:paraId="509F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6AA961BA">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设置审核状态</w:t>
            </w:r>
          </w:p>
        </w:tc>
        <w:tc>
          <w:tcPr>
            <w:tcW w:w="2539" w:type="dxa"/>
            <w:tcBorders>
              <w:top w:val="single" w:color="auto" w:sz="4" w:space="0"/>
              <w:left w:val="single" w:color="auto" w:sz="4" w:space="0"/>
              <w:bottom w:val="single" w:color="auto" w:sz="4" w:space="0"/>
              <w:right w:val="single" w:color="auto" w:sz="4" w:space="0"/>
            </w:tcBorders>
            <w:vAlign w:val="center"/>
          </w:tcPr>
          <w:p w14:paraId="7F16FAE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setAuditState()</w:t>
            </w:r>
          </w:p>
        </w:tc>
        <w:tc>
          <w:tcPr>
            <w:tcW w:w="2073" w:type="dxa"/>
            <w:tcBorders>
              <w:top w:val="single" w:color="auto" w:sz="4" w:space="0"/>
              <w:left w:val="single" w:color="auto" w:sz="4" w:space="0"/>
              <w:bottom w:val="single" w:color="auto" w:sz="4" w:space="0"/>
              <w:right w:val="single" w:color="auto" w:sz="4" w:space="0"/>
            </w:tcBorders>
            <w:vAlign w:val="center"/>
          </w:tcPr>
          <w:p w14:paraId="2FA4640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53F2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0C959F9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返回审核状态</w:t>
            </w:r>
          </w:p>
        </w:tc>
        <w:tc>
          <w:tcPr>
            <w:tcW w:w="2539" w:type="dxa"/>
            <w:tcBorders>
              <w:top w:val="single" w:color="auto" w:sz="4" w:space="0"/>
              <w:left w:val="single" w:color="auto" w:sz="4" w:space="0"/>
              <w:bottom w:val="single" w:color="auto" w:sz="4" w:space="0"/>
              <w:right w:val="single" w:color="auto" w:sz="4" w:space="0"/>
            </w:tcBorders>
            <w:vAlign w:val="center"/>
          </w:tcPr>
          <w:p w14:paraId="6317075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getAuditState()</w:t>
            </w:r>
          </w:p>
        </w:tc>
        <w:tc>
          <w:tcPr>
            <w:tcW w:w="2073" w:type="dxa"/>
            <w:tcBorders>
              <w:top w:val="single" w:color="auto" w:sz="4" w:space="0"/>
              <w:left w:val="single" w:color="auto" w:sz="4" w:space="0"/>
              <w:bottom w:val="single" w:color="auto" w:sz="4" w:space="0"/>
              <w:right w:val="single" w:color="auto" w:sz="4" w:space="0"/>
            </w:tcBorders>
            <w:vAlign w:val="center"/>
          </w:tcPr>
          <w:p w14:paraId="05817F0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070E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0AD5D83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设置发布时间</w:t>
            </w:r>
          </w:p>
        </w:tc>
        <w:tc>
          <w:tcPr>
            <w:tcW w:w="2539" w:type="dxa"/>
            <w:tcBorders>
              <w:top w:val="single" w:color="auto" w:sz="4" w:space="0"/>
              <w:left w:val="single" w:color="auto" w:sz="4" w:space="0"/>
              <w:bottom w:val="single" w:color="auto" w:sz="4" w:space="0"/>
              <w:right w:val="single" w:color="auto" w:sz="4" w:space="0"/>
            </w:tcBorders>
            <w:vAlign w:val="center"/>
          </w:tcPr>
          <w:p w14:paraId="48D4B0A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setPublishTime()</w:t>
            </w:r>
          </w:p>
        </w:tc>
        <w:tc>
          <w:tcPr>
            <w:tcW w:w="2073" w:type="dxa"/>
            <w:tcBorders>
              <w:top w:val="single" w:color="auto" w:sz="4" w:space="0"/>
              <w:left w:val="single" w:color="auto" w:sz="4" w:space="0"/>
              <w:bottom w:val="single" w:color="auto" w:sz="4" w:space="0"/>
              <w:right w:val="single" w:color="auto" w:sz="4" w:space="0"/>
            </w:tcBorders>
            <w:vAlign w:val="center"/>
          </w:tcPr>
          <w:p w14:paraId="2289445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230A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957538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返回发布时间</w:t>
            </w:r>
          </w:p>
        </w:tc>
        <w:tc>
          <w:tcPr>
            <w:tcW w:w="2539" w:type="dxa"/>
            <w:tcBorders>
              <w:top w:val="single" w:color="auto" w:sz="4" w:space="0"/>
              <w:left w:val="single" w:color="auto" w:sz="4" w:space="0"/>
              <w:bottom w:val="single" w:color="auto" w:sz="4" w:space="0"/>
              <w:right w:val="single" w:color="auto" w:sz="4" w:space="0"/>
            </w:tcBorders>
            <w:vAlign w:val="center"/>
          </w:tcPr>
          <w:p w14:paraId="062BB2C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getPublishTime()</w:t>
            </w:r>
          </w:p>
        </w:tc>
        <w:tc>
          <w:tcPr>
            <w:tcW w:w="2073" w:type="dxa"/>
            <w:tcBorders>
              <w:top w:val="single" w:color="auto" w:sz="4" w:space="0"/>
              <w:left w:val="single" w:color="auto" w:sz="4" w:space="0"/>
              <w:bottom w:val="single" w:color="auto" w:sz="4" w:space="0"/>
              <w:right w:val="single" w:color="auto" w:sz="4" w:space="0"/>
            </w:tcBorders>
            <w:vAlign w:val="center"/>
          </w:tcPr>
          <w:p w14:paraId="5575CB70">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14E0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6393A3F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设置审核时间</w:t>
            </w:r>
          </w:p>
        </w:tc>
        <w:tc>
          <w:tcPr>
            <w:tcW w:w="2539" w:type="dxa"/>
            <w:tcBorders>
              <w:top w:val="single" w:color="auto" w:sz="4" w:space="0"/>
              <w:left w:val="single" w:color="auto" w:sz="4" w:space="0"/>
              <w:bottom w:val="single" w:color="auto" w:sz="4" w:space="0"/>
              <w:right w:val="single" w:color="auto" w:sz="4" w:space="0"/>
            </w:tcBorders>
            <w:vAlign w:val="center"/>
          </w:tcPr>
          <w:p w14:paraId="320592F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setAuditTime()</w:t>
            </w:r>
          </w:p>
        </w:tc>
        <w:tc>
          <w:tcPr>
            <w:tcW w:w="2073" w:type="dxa"/>
            <w:tcBorders>
              <w:top w:val="single" w:color="auto" w:sz="4" w:space="0"/>
              <w:left w:val="single" w:color="auto" w:sz="4" w:space="0"/>
              <w:bottom w:val="single" w:color="auto" w:sz="4" w:space="0"/>
              <w:right w:val="single" w:color="auto" w:sz="4" w:space="0"/>
            </w:tcBorders>
            <w:vAlign w:val="center"/>
          </w:tcPr>
          <w:p w14:paraId="1AE3167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4C1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12FDB3A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返回审核时间</w:t>
            </w:r>
          </w:p>
        </w:tc>
        <w:tc>
          <w:tcPr>
            <w:tcW w:w="2539" w:type="dxa"/>
            <w:tcBorders>
              <w:top w:val="single" w:color="auto" w:sz="4" w:space="0"/>
              <w:left w:val="single" w:color="auto" w:sz="4" w:space="0"/>
              <w:bottom w:val="single" w:color="auto" w:sz="4" w:space="0"/>
              <w:right w:val="single" w:color="auto" w:sz="4" w:space="0"/>
            </w:tcBorders>
            <w:vAlign w:val="center"/>
          </w:tcPr>
          <w:p w14:paraId="29E26B8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getAuditTime()</w:t>
            </w:r>
          </w:p>
        </w:tc>
        <w:tc>
          <w:tcPr>
            <w:tcW w:w="2073" w:type="dxa"/>
            <w:tcBorders>
              <w:top w:val="single" w:color="auto" w:sz="4" w:space="0"/>
              <w:left w:val="single" w:color="auto" w:sz="4" w:space="0"/>
              <w:bottom w:val="single" w:color="auto" w:sz="4" w:space="0"/>
              <w:right w:val="single" w:color="auto" w:sz="4" w:space="0"/>
            </w:tcBorders>
            <w:vAlign w:val="center"/>
          </w:tcPr>
          <w:p w14:paraId="6E44140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55A5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3FDA567D">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根据关联测评 ID 查询评论</w:t>
            </w:r>
          </w:p>
        </w:tc>
        <w:tc>
          <w:tcPr>
            <w:tcW w:w="2539" w:type="dxa"/>
            <w:tcBorders>
              <w:top w:val="single" w:color="auto" w:sz="4" w:space="0"/>
              <w:left w:val="single" w:color="auto" w:sz="4" w:space="0"/>
              <w:bottom w:val="single" w:color="auto" w:sz="4" w:space="0"/>
              <w:right w:val="single" w:color="auto" w:sz="4" w:space="0"/>
            </w:tcBorders>
            <w:vAlign w:val="center"/>
          </w:tcPr>
          <w:p w14:paraId="3634D5D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searchByEvaluationID()</w:t>
            </w:r>
          </w:p>
        </w:tc>
        <w:tc>
          <w:tcPr>
            <w:tcW w:w="2073" w:type="dxa"/>
            <w:tcBorders>
              <w:top w:val="single" w:color="auto" w:sz="4" w:space="0"/>
              <w:left w:val="single" w:color="auto" w:sz="4" w:space="0"/>
              <w:bottom w:val="single" w:color="auto" w:sz="4" w:space="0"/>
              <w:right w:val="single" w:color="auto" w:sz="4" w:space="0"/>
            </w:tcBorders>
            <w:vAlign w:val="center"/>
          </w:tcPr>
          <w:p w14:paraId="23FDAB6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List&lt;Comment&gt;（返回该测评下的所有评论列表）</w:t>
            </w:r>
          </w:p>
        </w:tc>
      </w:tr>
      <w:tr w14:paraId="11C5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73" w:author="胡天齐 [2]" w:date="2025-11-09T16:46:00Z"/>
        </w:trPr>
        <w:tc>
          <w:tcPr>
            <w:tcW w:w="1832" w:type="dxa"/>
            <w:tcBorders>
              <w:top w:val="single" w:color="auto" w:sz="4" w:space="0"/>
              <w:left w:val="single" w:color="auto" w:sz="4" w:space="0"/>
              <w:bottom w:val="single" w:color="auto" w:sz="4" w:space="0"/>
              <w:right w:val="single" w:color="auto" w:sz="4" w:space="0"/>
            </w:tcBorders>
            <w:vAlign w:val="center"/>
          </w:tcPr>
          <w:p w14:paraId="0949CECA">
            <w:pPr>
              <w:widowControl/>
              <w:jc w:val="center"/>
              <w:rPr>
                <w:ins w:id="174" w:author="胡天齐 [2]" w:date="2025-11-09T16:46:00Z"/>
                <w:rFonts w:hint="eastAsia" w:ascii="宋体" w:hAnsi="宋体" w:eastAsia="宋体" w:cs="宋体"/>
                <w:color w:val="000000"/>
                <w:kern w:val="0"/>
                <w:szCs w:val="21"/>
                <w:lang w:bidi="ar"/>
              </w:rPr>
            </w:pPr>
            <w:ins w:id="175" w:author="胡天齐 [2]" w:date="2025-11-09T16:47:00Z">
              <w:r>
                <w:rPr>
                  <w:rFonts w:hint="eastAsia" w:ascii="宋体" w:hAnsi="宋体" w:eastAsia="宋体" w:cs="宋体"/>
                  <w:color w:val="000000"/>
                  <w:kern w:val="0"/>
                  <w:szCs w:val="21"/>
                  <w:lang w:bidi="ar"/>
                </w:rPr>
                <w:t>关联图片到Media表</w:t>
              </w:r>
            </w:ins>
          </w:p>
        </w:tc>
        <w:tc>
          <w:tcPr>
            <w:tcW w:w="2539" w:type="dxa"/>
            <w:tcBorders>
              <w:top w:val="single" w:color="auto" w:sz="4" w:space="0"/>
              <w:left w:val="single" w:color="auto" w:sz="4" w:space="0"/>
              <w:bottom w:val="single" w:color="auto" w:sz="4" w:space="0"/>
              <w:right w:val="single" w:color="auto" w:sz="4" w:space="0"/>
            </w:tcBorders>
            <w:vAlign w:val="center"/>
          </w:tcPr>
          <w:p w14:paraId="44E7BDB6">
            <w:pPr>
              <w:widowControl/>
              <w:jc w:val="center"/>
              <w:rPr>
                <w:ins w:id="176" w:author="胡天齐 [2]" w:date="2025-11-09T16:46:00Z"/>
                <w:rFonts w:hint="eastAsia" w:ascii="宋体" w:hAnsi="宋体" w:eastAsia="宋体" w:cs="宋体"/>
                <w:color w:val="000000"/>
                <w:kern w:val="0"/>
                <w:szCs w:val="21"/>
                <w:lang w:bidi="ar"/>
              </w:rPr>
            </w:pPr>
            <w:ins w:id="177" w:author="胡天齐 [2]" w:date="2025-11-09T16:47:00Z">
              <w:r>
                <w:rPr>
                  <w:rFonts w:hint="eastAsia" w:ascii="宋体" w:hAnsi="宋体" w:eastAsia="宋体" w:cs="宋体"/>
                  <w:color w:val="000000"/>
                  <w:kern w:val="0"/>
                  <w:szCs w:val="21"/>
                  <w:lang w:bidi="ar"/>
                </w:rPr>
                <w:t>addMediaToInf(List&lt;String&gt; imgUrls)</w:t>
              </w:r>
            </w:ins>
          </w:p>
        </w:tc>
        <w:tc>
          <w:tcPr>
            <w:tcW w:w="2073" w:type="dxa"/>
            <w:tcBorders>
              <w:top w:val="single" w:color="auto" w:sz="4" w:space="0"/>
              <w:left w:val="single" w:color="auto" w:sz="4" w:space="0"/>
              <w:bottom w:val="single" w:color="auto" w:sz="4" w:space="0"/>
              <w:right w:val="single" w:color="auto" w:sz="4" w:space="0"/>
            </w:tcBorders>
            <w:vAlign w:val="center"/>
          </w:tcPr>
          <w:p w14:paraId="1CB55FEB">
            <w:pPr>
              <w:widowControl/>
              <w:jc w:val="center"/>
              <w:rPr>
                <w:ins w:id="178" w:author="胡天齐 [2]" w:date="2025-11-09T16:46:00Z"/>
                <w:rFonts w:hint="eastAsia" w:ascii="宋体" w:hAnsi="宋体" w:eastAsia="宋体" w:cs="宋体"/>
                <w:color w:val="000000"/>
                <w:kern w:val="0"/>
                <w:szCs w:val="21"/>
                <w:lang w:bidi="ar"/>
              </w:rPr>
            </w:pPr>
            <w:ins w:id="179" w:author="胡天齐 [2]" w:date="2025-11-09T16:47:00Z">
              <w:r>
                <w:rPr>
                  <w:rFonts w:hint="eastAsia" w:ascii="宋体" w:hAnsi="宋体" w:eastAsia="宋体" w:cs="宋体"/>
                  <w:color w:val="000000"/>
                  <w:kern w:val="0"/>
                  <w:szCs w:val="21"/>
                  <w:lang w:bidi="ar"/>
                </w:rPr>
                <w:t>List&lt;Integer&gt;</w:t>
              </w:r>
            </w:ins>
          </w:p>
        </w:tc>
      </w:tr>
      <w:tr w14:paraId="1059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80" w:author="胡天齐 [2]" w:date="2025-11-09T16:46:00Z"/>
        </w:trPr>
        <w:tc>
          <w:tcPr>
            <w:tcW w:w="1832" w:type="dxa"/>
            <w:tcBorders>
              <w:top w:val="single" w:color="auto" w:sz="4" w:space="0"/>
              <w:left w:val="single" w:color="auto" w:sz="4" w:space="0"/>
              <w:bottom w:val="single" w:color="auto" w:sz="4" w:space="0"/>
              <w:right w:val="single" w:color="auto" w:sz="4" w:space="0"/>
            </w:tcBorders>
            <w:vAlign w:val="center"/>
          </w:tcPr>
          <w:p w14:paraId="605C5166">
            <w:pPr>
              <w:widowControl/>
              <w:jc w:val="center"/>
              <w:rPr>
                <w:ins w:id="181" w:author="胡天齐 [2]" w:date="2025-11-09T16:46:00Z"/>
                <w:rFonts w:hint="eastAsia" w:ascii="宋体" w:hAnsi="宋体" w:eastAsia="宋体" w:cs="宋体"/>
                <w:color w:val="000000"/>
                <w:kern w:val="0"/>
                <w:szCs w:val="21"/>
                <w:lang w:bidi="ar"/>
              </w:rPr>
            </w:pPr>
            <w:ins w:id="182" w:author="胡天齐 [2]" w:date="2025-11-09T16:47:00Z">
              <w:r>
                <w:rPr>
                  <w:rFonts w:hint="eastAsia" w:ascii="宋体" w:hAnsi="宋体" w:eastAsia="宋体" w:cs="宋体"/>
                  <w:color w:val="000000"/>
                  <w:kern w:val="0"/>
                  <w:szCs w:val="21"/>
                  <w:lang w:bidi="ar"/>
                </w:rPr>
                <w:t>获取关联图片列表</w:t>
              </w:r>
            </w:ins>
          </w:p>
        </w:tc>
        <w:tc>
          <w:tcPr>
            <w:tcW w:w="2539" w:type="dxa"/>
            <w:tcBorders>
              <w:top w:val="single" w:color="auto" w:sz="4" w:space="0"/>
              <w:left w:val="single" w:color="auto" w:sz="4" w:space="0"/>
              <w:bottom w:val="single" w:color="auto" w:sz="4" w:space="0"/>
              <w:right w:val="single" w:color="auto" w:sz="4" w:space="0"/>
            </w:tcBorders>
            <w:vAlign w:val="center"/>
          </w:tcPr>
          <w:p w14:paraId="0686B174">
            <w:pPr>
              <w:widowControl/>
              <w:jc w:val="center"/>
              <w:rPr>
                <w:ins w:id="183" w:author="胡天齐 [2]" w:date="2025-11-09T16:46:00Z"/>
                <w:rFonts w:hint="eastAsia" w:ascii="宋体" w:hAnsi="宋体" w:eastAsia="宋体" w:cs="宋体"/>
                <w:color w:val="000000"/>
                <w:kern w:val="0"/>
                <w:szCs w:val="21"/>
                <w:lang w:bidi="ar"/>
              </w:rPr>
            </w:pPr>
            <w:ins w:id="184" w:author="胡天齐 [2]" w:date="2025-11-09T16:47:00Z">
              <w:r>
                <w:rPr>
                  <w:rFonts w:hint="eastAsia" w:ascii="宋体" w:hAnsi="宋体" w:eastAsia="宋体" w:cs="宋体"/>
                  <w:color w:val="000000"/>
                  <w:kern w:val="0"/>
                  <w:szCs w:val="21"/>
                  <w:lang w:bidi="ar"/>
                </w:rPr>
                <w:t>getAssociatedMedias()</w:t>
              </w:r>
            </w:ins>
          </w:p>
        </w:tc>
        <w:tc>
          <w:tcPr>
            <w:tcW w:w="2073" w:type="dxa"/>
            <w:tcBorders>
              <w:top w:val="single" w:color="auto" w:sz="4" w:space="0"/>
              <w:left w:val="single" w:color="auto" w:sz="4" w:space="0"/>
              <w:bottom w:val="single" w:color="auto" w:sz="4" w:space="0"/>
              <w:right w:val="single" w:color="auto" w:sz="4" w:space="0"/>
            </w:tcBorders>
            <w:vAlign w:val="center"/>
          </w:tcPr>
          <w:p w14:paraId="6A3BF583">
            <w:pPr>
              <w:widowControl/>
              <w:jc w:val="center"/>
              <w:rPr>
                <w:ins w:id="185" w:author="胡天齐 [2]" w:date="2025-11-09T16:46:00Z"/>
                <w:rFonts w:hint="eastAsia" w:ascii="宋体" w:hAnsi="宋体" w:eastAsia="宋体" w:cs="宋体"/>
                <w:color w:val="000000"/>
                <w:kern w:val="0"/>
                <w:szCs w:val="21"/>
                <w:lang w:bidi="ar"/>
              </w:rPr>
            </w:pPr>
            <w:ins w:id="186" w:author="胡天齐 [2]" w:date="2025-11-09T16:47:00Z">
              <w:r>
                <w:rPr>
                  <w:rFonts w:hint="eastAsia" w:ascii="宋体" w:hAnsi="宋体" w:eastAsia="宋体" w:cs="宋体"/>
                  <w:color w:val="000000"/>
                  <w:kern w:val="0"/>
                  <w:szCs w:val="21"/>
                  <w:lang w:bidi="ar"/>
                </w:rPr>
                <w:t>List&lt;Map&lt;String, Object&gt;&gt;</w:t>
              </w:r>
            </w:ins>
          </w:p>
        </w:tc>
      </w:tr>
      <w:tr w14:paraId="6DD6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187" w:author="胡天齐 [2]" w:date="2025-11-09T16:46:00Z"/>
        </w:trPr>
        <w:tc>
          <w:tcPr>
            <w:tcW w:w="1832" w:type="dxa"/>
            <w:tcBorders>
              <w:top w:val="single" w:color="auto" w:sz="4" w:space="0"/>
              <w:left w:val="single" w:color="auto" w:sz="4" w:space="0"/>
              <w:bottom w:val="single" w:color="auto" w:sz="4" w:space="0"/>
              <w:right w:val="single" w:color="auto" w:sz="4" w:space="0"/>
            </w:tcBorders>
            <w:vAlign w:val="center"/>
          </w:tcPr>
          <w:p w14:paraId="5E3527BD">
            <w:pPr>
              <w:widowControl/>
              <w:jc w:val="center"/>
              <w:rPr>
                <w:ins w:id="188" w:author="胡天齐 [2]" w:date="2025-11-09T16:46:00Z"/>
                <w:rFonts w:hint="eastAsia" w:ascii="宋体" w:hAnsi="宋体" w:eastAsia="宋体" w:cs="宋体"/>
                <w:color w:val="000000"/>
                <w:kern w:val="0"/>
                <w:szCs w:val="21"/>
                <w:lang w:bidi="ar"/>
              </w:rPr>
            </w:pPr>
            <w:ins w:id="189" w:author="胡天齐 [2]" w:date="2025-11-09T16:47:00Z">
              <w:r>
                <w:rPr>
                  <w:rFonts w:hint="eastAsia" w:ascii="宋体" w:hAnsi="宋体" w:eastAsia="宋体" w:cs="宋体"/>
                  <w:color w:val="000000"/>
                  <w:kern w:val="0"/>
                  <w:szCs w:val="21"/>
                  <w:lang w:bidi="ar"/>
                </w:rPr>
                <w:t>删除关联图片</w:t>
              </w:r>
            </w:ins>
          </w:p>
        </w:tc>
        <w:tc>
          <w:tcPr>
            <w:tcW w:w="2539" w:type="dxa"/>
            <w:tcBorders>
              <w:top w:val="single" w:color="auto" w:sz="4" w:space="0"/>
              <w:left w:val="single" w:color="auto" w:sz="4" w:space="0"/>
              <w:bottom w:val="single" w:color="auto" w:sz="4" w:space="0"/>
              <w:right w:val="single" w:color="auto" w:sz="4" w:space="0"/>
            </w:tcBorders>
            <w:vAlign w:val="center"/>
          </w:tcPr>
          <w:p w14:paraId="3658BC51">
            <w:pPr>
              <w:widowControl/>
              <w:jc w:val="center"/>
              <w:rPr>
                <w:ins w:id="190" w:author="胡天齐 [2]" w:date="2025-11-09T16:46:00Z"/>
                <w:rFonts w:hint="eastAsia" w:ascii="宋体" w:hAnsi="宋体" w:eastAsia="宋体" w:cs="宋体"/>
                <w:color w:val="000000"/>
                <w:kern w:val="0"/>
                <w:szCs w:val="21"/>
                <w:lang w:bidi="ar"/>
              </w:rPr>
            </w:pPr>
            <w:ins w:id="191" w:author="胡天齐 [2]" w:date="2025-11-09T16:47:00Z">
              <w:r>
                <w:rPr>
                  <w:rFonts w:hint="eastAsia" w:ascii="宋体" w:hAnsi="宋体" w:eastAsia="宋体" w:cs="宋体"/>
                  <w:color w:val="000000"/>
                  <w:kern w:val="0"/>
                  <w:szCs w:val="21"/>
                  <w:lang w:bidi="ar"/>
                </w:rPr>
                <w:t>deleteAssociatedMedia(int mediaID)</w:t>
              </w:r>
            </w:ins>
          </w:p>
        </w:tc>
        <w:tc>
          <w:tcPr>
            <w:tcW w:w="2073" w:type="dxa"/>
            <w:tcBorders>
              <w:top w:val="single" w:color="auto" w:sz="4" w:space="0"/>
              <w:left w:val="single" w:color="auto" w:sz="4" w:space="0"/>
              <w:bottom w:val="single" w:color="auto" w:sz="4" w:space="0"/>
              <w:right w:val="single" w:color="auto" w:sz="4" w:space="0"/>
            </w:tcBorders>
            <w:vAlign w:val="center"/>
          </w:tcPr>
          <w:p w14:paraId="3821B0B8">
            <w:pPr>
              <w:widowControl/>
              <w:jc w:val="center"/>
              <w:rPr>
                <w:ins w:id="192" w:author="胡天齐 [2]" w:date="2025-11-09T16:46:00Z"/>
                <w:rFonts w:hint="eastAsia" w:ascii="宋体" w:hAnsi="宋体" w:eastAsia="宋体" w:cs="宋体"/>
                <w:color w:val="000000"/>
                <w:kern w:val="0"/>
                <w:szCs w:val="21"/>
                <w:lang w:bidi="ar"/>
              </w:rPr>
            </w:pPr>
            <w:ins w:id="193" w:author="胡天齐 [2]" w:date="2025-11-09T16:47:00Z">
              <w:r>
                <w:rPr>
                  <w:rFonts w:hint="eastAsia" w:ascii="宋体" w:hAnsi="宋体" w:eastAsia="宋体" w:cs="宋体"/>
                  <w:color w:val="000000"/>
                  <w:kern w:val="0"/>
                  <w:szCs w:val="21"/>
                  <w:lang w:bidi="ar"/>
                </w:rPr>
                <w:t>bool</w:t>
              </w:r>
            </w:ins>
          </w:p>
        </w:tc>
      </w:tr>
    </w:tbl>
    <w:p w14:paraId="2526556D">
      <w:pPr>
        <w:spacing w:line="360" w:lineRule="auto"/>
        <w:jc w:val="center"/>
        <w:rPr>
          <w:rFonts w:hint="eastAsia" w:ascii="宋体" w:hAnsi="宋体" w:eastAsia="宋体"/>
          <w:szCs w:val="21"/>
        </w:rPr>
      </w:pPr>
    </w:p>
    <w:p w14:paraId="1270F7DE">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Collect</w:t>
      </w:r>
      <w:r>
        <w:rPr>
          <w:rFonts w:hint="eastAsia" w:ascii="宋体" w:hAnsi="宋体" w:eastAsia="宋体"/>
          <w:b/>
          <w:bCs/>
          <w:szCs w:val="21"/>
        </w:rPr>
        <w:t>(收藏</w:t>
      </w:r>
      <w:r>
        <w:rPr>
          <w:rFonts w:ascii="宋体" w:hAnsi="宋体" w:eastAsia="宋体"/>
          <w:b/>
          <w:bCs/>
          <w:szCs w:val="21"/>
        </w:rPr>
        <w:t>类</w:t>
      </w:r>
      <w:r>
        <w:rPr>
          <w:rFonts w:hint="eastAsia" w:ascii="宋体" w:hAnsi="宋体" w:eastAsia="宋体"/>
          <w:b/>
          <w:bCs/>
          <w:szCs w:val="21"/>
        </w:rPr>
        <w:t>)</w:t>
      </w:r>
    </w:p>
    <w:p w14:paraId="12E1ACFC">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7所示：</w:t>
      </w:r>
    </w:p>
    <w:p w14:paraId="76B5EEE6">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7</w:t>
      </w:r>
      <w:r>
        <w:rPr>
          <w:rFonts w:ascii="宋体" w:hAnsi="宋体" w:eastAsia="宋体"/>
          <w:szCs w:val="21"/>
        </w:rPr>
        <w:t xml:space="preserve"> Collect</w:t>
      </w:r>
      <w:r>
        <w:rPr>
          <w:rFonts w:hint="eastAsia"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351F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C9AE5F7">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1D750AAD">
            <w:pPr>
              <w:spacing w:line="360" w:lineRule="auto"/>
              <w:jc w:val="center"/>
              <w:rPr>
                <w:rFonts w:hint="eastAsia"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2E274F70">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11BB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0BAE49E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收藏硬件</w:t>
            </w:r>
          </w:p>
        </w:tc>
        <w:tc>
          <w:tcPr>
            <w:tcW w:w="2440" w:type="dxa"/>
            <w:tcBorders>
              <w:top w:val="single" w:color="auto" w:sz="4" w:space="0"/>
              <w:left w:val="single" w:color="auto" w:sz="4" w:space="0"/>
              <w:bottom w:val="single" w:color="auto" w:sz="4" w:space="0"/>
              <w:right w:val="single" w:color="auto" w:sz="4" w:space="0"/>
            </w:tcBorders>
            <w:vAlign w:val="center"/>
          </w:tcPr>
          <w:p w14:paraId="385632B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collectHardware()</w:t>
            </w:r>
          </w:p>
        </w:tc>
        <w:tc>
          <w:tcPr>
            <w:tcW w:w="2172" w:type="dxa"/>
            <w:tcBorders>
              <w:top w:val="single" w:color="auto" w:sz="4" w:space="0"/>
              <w:left w:val="single" w:color="auto" w:sz="4" w:space="0"/>
              <w:bottom w:val="single" w:color="auto" w:sz="4" w:space="0"/>
              <w:right w:val="single" w:color="auto" w:sz="4" w:space="0"/>
            </w:tcBorders>
            <w:vAlign w:val="center"/>
          </w:tcPr>
          <w:p w14:paraId="5DE4130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表示收藏成功，false 表示失败）</w:t>
            </w:r>
          </w:p>
        </w:tc>
      </w:tr>
      <w:tr w14:paraId="1CBC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4FDA4D6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取消收藏硬件</w:t>
            </w:r>
          </w:p>
        </w:tc>
        <w:tc>
          <w:tcPr>
            <w:tcW w:w="2440" w:type="dxa"/>
            <w:tcBorders>
              <w:top w:val="single" w:color="auto" w:sz="4" w:space="0"/>
              <w:left w:val="single" w:color="auto" w:sz="4" w:space="0"/>
              <w:bottom w:val="single" w:color="auto" w:sz="4" w:space="0"/>
              <w:right w:val="single" w:color="auto" w:sz="4" w:space="0"/>
            </w:tcBorders>
            <w:vAlign w:val="center"/>
          </w:tcPr>
          <w:p w14:paraId="04D770C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cancelCollectHardware()</w:t>
            </w:r>
          </w:p>
        </w:tc>
        <w:tc>
          <w:tcPr>
            <w:tcW w:w="2172" w:type="dxa"/>
            <w:tcBorders>
              <w:top w:val="single" w:color="auto" w:sz="4" w:space="0"/>
              <w:left w:val="single" w:color="auto" w:sz="4" w:space="0"/>
              <w:bottom w:val="single" w:color="auto" w:sz="4" w:space="0"/>
              <w:right w:val="single" w:color="auto" w:sz="4" w:space="0"/>
            </w:tcBorders>
            <w:vAlign w:val="center"/>
          </w:tcPr>
          <w:p w14:paraId="580D993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表示取消成功，false 表示失败）</w:t>
            </w:r>
          </w:p>
        </w:tc>
      </w:tr>
      <w:tr w14:paraId="186E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11141FF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设置用户 ID</w:t>
            </w:r>
          </w:p>
        </w:tc>
        <w:tc>
          <w:tcPr>
            <w:tcW w:w="2440" w:type="dxa"/>
            <w:tcBorders>
              <w:top w:val="single" w:color="auto" w:sz="4" w:space="0"/>
              <w:left w:val="single" w:color="auto" w:sz="4" w:space="0"/>
              <w:bottom w:val="single" w:color="auto" w:sz="4" w:space="0"/>
              <w:right w:val="single" w:color="auto" w:sz="4" w:space="0"/>
            </w:tcBorders>
            <w:vAlign w:val="center"/>
          </w:tcPr>
          <w:p w14:paraId="4C1AB8D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setUserID()</w:t>
            </w:r>
          </w:p>
        </w:tc>
        <w:tc>
          <w:tcPr>
            <w:tcW w:w="2172" w:type="dxa"/>
            <w:tcBorders>
              <w:top w:val="single" w:color="auto" w:sz="4" w:space="0"/>
              <w:left w:val="single" w:color="auto" w:sz="4" w:space="0"/>
              <w:bottom w:val="single" w:color="auto" w:sz="4" w:space="0"/>
              <w:right w:val="single" w:color="auto" w:sz="4" w:space="0"/>
            </w:tcBorders>
            <w:vAlign w:val="center"/>
          </w:tcPr>
          <w:p w14:paraId="383305B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009B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FEB55D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返回用户 ID</w:t>
            </w:r>
          </w:p>
        </w:tc>
        <w:tc>
          <w:tcPr>
            <w:tcW w:w="2440" w:type="dxa"/>
            <w:tcBorders>
              <w:top w:val="single" w:color="auto" w:sz="4" w:space="0"/>
              <w:left w:val="single" w:color="auto" w:sz="4" w:space="0"/>
              <w:bottom w:val="single" w:color="auto" w:sz="4" w:space="0"/>
              <w:right w:val="single" w:color="auto" w:sz="4" w:space="0"/>
            </w:tcBorders>
            <w:vAlign w:val="center"/>
          </w:tcPr>
          <w:p w14:paraId="62484D3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getUserID()</w:t>
            </w:r>
          </w:p>
        </w:tc>
        <w:tc>
          <w:tcPr>
            <w:tcW w:w="2172" w:type="dxa"/>
            <w:tcBorders>
              <w:top w:val="single" w:color="auto" w:sz="4" w:space="0"/>
              <w:left w:val="single" w:color="auto" w:sz="4" w:space="0"/>
              <w:bottom w:val="single" w:color="auto" w:sz="4" w:space="0"/>
              <w:right w:val="single" w:color="auto" w:sz="4" w:space="0"/>
            </w:tcBorders>
            <w:vAlign w:val="center"/>
          </w:tcPr>
          <w:p w14:paraId="0AC69DA9">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1C7C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57809CE">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设置关联硬件 ID</w:t>
            </w:r>
          </w:p>
        </w:tc>
        <w:tc>
          <w:tcPr>
            <w:tcW w:w="2440" w:type="dxa"/>
            <w:tcBorders>
              <w:top w:val="single" w:color="auto" w:sz="4" w:space="0"/>
              <w:left w:val="single" w:color="auto" w:sz="4" w:space="0"/>
              <w:bottom w:val="single" w:color="auto" w:sz="4" w:space="0"/>
              <w:right w:val="single" w:color="auto" w:sz="4" w:space="0"/>
            </w:tcBorders>
            <w:vAlign w:val="center"/>
          </w:tcPr>
          <w:p w14:paraId="791D180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setHardwareID()</w:t>
            </w:r>
          </w:p>
        </w:tc>
        <w:tc>
          <w:tcPr>
            <w:tcW w:w="2172" w:type="dxa"/>
            <w:tcBorders>
              <w:top w:val="single" w:color="auto" w:sz="4" w:space="0"/>
              <w:left w:val="single" w:color="auto" w:sz="4" w:space="0"/>
              <w:bottom w:val="single" w:color="auto" w:sz="4" w:space="0"/>
              <w:right w:val="single" w:color="auto" w:sz="4" w:space="0"/>
            </w:tcBorders>
            <w:vAlign w:val="center"/>
          </w:tcPr>
          <w:p w14:paraId="6C30857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03E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7C8AC89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返回关联硬件 ID</w:t>
            </w:r>
          </w:p>
        </w:tc>
        <w:tc>
          <w:tcPr>
            <w:tcW w:w="2440" w:type="dxa"/>
            <w:tcBorders>
              <w:top w:val="single" w:color="auto" w:sz="4" w:space="0"/>
              <w:left w:val="single" w:color="auto" w:sz="4" w:space="0"/>
              <w:bottom w:val="single" w:color="auto" w:sz="4" w:space="0"/>
              <w:right w:val="single" w:color="auto" w:sz="4" w:space="0"/>
            </w:tcBorders>
            <w:vAlign w:val="center"/>
          </w:tcPr>
          <w:p w14:paraId="733D5E9B">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getHardwareID()</w:t>
            </w:r>
          </w:p>
        </w:tc>
        <w:tc>
          <w:tcPr>
            <w:tcW w:w="2172" w:type="dxa"/>
            <w:tcBorders>
              <w:top w:val="single" w:color="auto" w:sz="4" w:space="0"/>
              <w:left w:val="single" w:color="auto" w:sz="4" w:space="0"/>
              <w:bottom w:val="single" w:color="auto" w:sz="4" w:space="0"/>
              <w:right w:val="single" w:color="auto" w:sz="4" w:space="0"/>
            </w:tcBorders>
            <w:vAlign w:val="center"/>
          </w:tcPr>
          <w:p w14:paraId="14634AEF">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int</w:t>
            </w:r>
          </w:p>
        </w:tc>
      </w:tr>
      <w:tr w14:paraId="27DC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37A4CA1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设置收藏 ID</w:t>
            </w:r>
          </w:p>
        </w:tc>
        <w:tc>
          <w:tcPr>
            <w:tcW w:w="2440" w:type="dxa"/>
            <w:tcBorders>
              <w:top w:val="single" w:color="auto" w:sz="4" w:space="0"/>
              <w:left w:val="single" w:color="auto" w:sz="4" w:space="0"/>
              <w:bottom w:val="single" w:color="auto" w:sz="4" w:space="0"/>
              <w:right w:val="single" w:color="auto" w:sz="4" w:space="0"/>
            </w:tcBorders>
            <w:vAlign w:val="center"/>
          </w:tcPr>
          <w:p w14:paraId="47E9A5A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setCollectID()</w:t>
            </w:r>
          </w:p>
        </w:tc>
        <w:tc>
          <w:tcPr>
            <w:tcW w:w="2172" w:type="dxa"/>
            <w:tcBorders>
              <w:top w:val="single" w:color="auto" w:sz="4" w:space="0"/>
              <w:left w:val="single" w:color="auto" w:sz="4" w:space="0"/>
              <w:bottom w:val="single" w:color="auto" w:sz="4" w:space="0"/>
              <w:right w:val="single" w:color="auto" w:sz="4" w:space="0"/>
            </w:tcBorders>
            <w:vAlign w:val="center"/>
          </w:tcPr>
          <w:p w14:paraId="6984D49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17EA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410EFB7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返回收藏 ID</w:t>
            </w:r>
          </w:p>
        </w:tc>
        <w:tc>
          <w:tcPr>
            <w:tcW w:w="2440" w:type="dxa"/>
            <w:tcBorders>
              <w:top w:val="single" w:color="auto" w:sz="4" w:space="0"/>
              <w:left w:val="single" w:color="auto" w:sz="4" w:space="0"/>
              <w:bottom w:val="single" w:color="auto" w:sz="4" w:space="0"/>
              <w:right w:val="single" w:color="auto" w:sz="4" w:space="0"/>
            </w:tcBorders>
            <w:vAlign w:val="center"/>
          </w:tcPr>
          <w:p w14:paraId="76D1BB7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getCollectID()</w:t>
            </w:r>
          </w:p>
        </w:tc>
        <w:tc>
          <w:tcPr>
            <w:tcW w:w="2172" w:type="dxa"/>
            <w:tcBorders>
              <w:top w:val="single" w:color="auto" w:sz="4" w:space="0"/>
              <w:left w:val="single" w:color="auto" w:sz="4" w:space="0"/>
              <w:bottom w:val="single" w:color="auto" w:sz="4" w:space="0"/>
              <w:right w:val="single" w:color="auto" w:sz="4" w:space="0"/>
            </w:tcBorders>
            <w:vAlign w:val="center"/>
          </w:tcPr>
          <w:p w14:paraId="671125F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Varchar</w:t>
            </w:r>
          </w:p>
        </w:tc>
      </w:tr>
      <w:tr w14:paraId="62A7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0AE1E447">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设置收藏时间</w:t>
            </w:r>
          </w:p>
        </w:tc>
        <w:tc>
          <w:tcPr>
            <w:tcW w:w="2440" w:type="dxa"/>
            <w:tcBorders>
              <w:top w:val="single" w:color="auto" w:sz="4" w:space="0"/>
              <w:left w:val="single" w:color="auto" w:sz="4" w:space="0"/>
              <w:bottom w:val="single" w:color="auto" w:sz="4" w:space="0"/>
              <w:right w:val="single" w:color="auto" w:sz="4" w:space="0"/>
            </w:tcBorders>
            <w:vAlign w:val="center"/>
          </w:tcPr>
          <w:p w14:paraId="16FF2CEC">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setCollectTime()</w:t>
            </w:r>
          </w:p>
        </w:tc>
        <w:tc>
          <w:tcPr>
            <w:tcW w:w="2172" w:type="dxa"/>
            <w:tcBorders>
              <w:top w:val="single" w:color="auto" w:sz="4" w:space="0"/>
              <w:left w:val="single" w:color="auto" w:sz="4" w:space="0"/>
              <w:bottom w:val="single" w:color="auto" w:sz="4" w:space="0"/>
              <w:right w:val="single" w:color="auto" w:sz="4" w:space="0"/>
            </w:tcBorders>
            <w:vAlign w:val="center"/>
          </w:tcPr>
          <w:p w14:paraId="566B04E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bool（true 表示设置成功，false 表示失败）</w:t>
            </w:r>
          </w:p>
        </w:tc>
      </w:tr>
      <w:tr w14:paraId="4887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5164E068">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返回收藏时间</w:t>
            </w:r>
          </w:p>
        </w:tc>
        <w:tc>
          <w:tcPr>
            <w:tcW w:w="2440" w:type="dxa"/>
            <w:tcBorders>
              <w:top w:val="single" w:color="auto" w:sz="4" w:space="0"/>
              <w:left w:val="single" w:color="auto" w:sz="4" w:space="0"/>
              <w:bottom w:val="single" w:color="auto" w:sz="4" w:space="0"/>
              <w:right w:val="single" w:color="auto" w:sz="4" w:space="0"/>
            </w:tcBorders>
            <w:vAlign w:val="center"/>
          </w:tcPr>
          <w:p w14:paraId="2601E726">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getCollectTime()</w:t>
            </w:r>
          </w:p>
        </w:tc>
        <w:tc>
          <w:tcPr>
            <w:tcW w:w="2172" w:type="dxa"/>
            <w:tcBorders>
              <w:top w:val="single" w:color="auto" w:sz="4" w:space="0"/>
              <w:left w:val="single" w:color="auto" w:sz="4" w:space="0"/>
              <w:bottom w:val="single" w:color="auto" w:sz="4" w:space="0"/>
              <w:right w:val="single" w:color="auto" w:sz="4" w:space="0"/>
            </w:tcBorders>
            <w:vAlign w:val="center"/>
          </w:tcPr>
          <w:p w14:paraId="320D6FD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datetime</w:t>
            </w:r>
          </w:p>
        </w:tc>
      </w:tr>
      <w:tr w14:paraId="31A9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217EEFF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根据用户 ID 查询收藏列表</w:t>
            </w:r>
          </w:p>
        </w:tc>
        <w:tc>
          <w:tcPr>
            <w:tcW w:w="2440" w:type="dxa"/>
            <w:tcBorders>
              <w:top w:val="single" w:color="auto" w:sz="4" w:space="0"/>
              <w:left w:val="single" w:color="auto" w:sz="4" w:space="0"/>
              <w:bottom w:val="single" w:color="auto" w:sz="4" w:space="0"/>
              <w:right w:val="single" w:color="auto" w:sz="4" w:space="0"/>
            </w:tcBorders>
            <w:vAlign w:val="center"/>
          </w:tcPr>
          <w:p w14:paraId="1DC84054">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searchByUserID()</w:t>
            </w:r>
          </w:p>
        </w:tc>
        <w:tc>
          <w:tcPr>
            <w:tcW w:w="2172" w:type="dxa"/>
            <w:tcBorders>
              <w:top w:val="single" w:color="auto" w:sz="4" w:space="0"/>
              <w:left w:val="single" w:color="auto" w:sz="4" w:space="0"/>
              <w:bottom w:val="single" w:color="auto" w:sz="4" w:space="0"/>
              <w:right w:val="single" w:color="auto" w:sz="4" w:space="0"/>
            </w:tcBorders>
            <w:vAlign w:val="center"/>
          </w:tcPr>
          <w:p w14:paraId="2658A471">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List&lt;Collect&gt;（返回该用户的所有收藏记录）</w:t>
            </w:r>
          </w:p>
        </w:tc>
      </w:tr>
      <w:tr w14:paraId="0050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vAlign w:val="center"/>
          </w:tcPr>
          <w:p w14:paraId="48D36EB5">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根据硬件 ID 查询收藏用户</w:t>
            </w:r>
          </w:p>
        </w:tc>
        <w:tc>
          <w:tcPr>
            <w:tcW w:w="2440" w:type="dxa"/>
            <w:tcBorders>
              <w:top w:val="single" w:color="auto" w:sz="4" w:space="0"/>
              <w:left w:val="single" w:color="auto" w:sz="4" w:space="0"/>
              <w:bottom w:val="single" w:color="auto" w:sz="4" w:space="0"/>
              <w:right w:val="single" w:color="auto" w:sz="4" w:space="0"/>
            </w:tcBorders>
            <w:vAlign w:val="center"/>
          </w:tcPr>
          <w:p w14:paraId="724AF523">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searchByHardwareID()</w:t>
            </w:r>
          </w:p>
        </w:tc>
        <w:tc>
          <w:tcPr>
            <w:tcW w:w="2172" w:type="dxa"/>
            <w:tcBorders>
              <w:top w:val="single" w:color="auto" w:sz="4" w:space="0"/>
              <w:left w:val="single" w:color="auto" w:sz="4" w:space="0"/>
              <w:bottom w:val="single" w:color="auto" w:sz="4" w:space="0"/>
              <w:right w:val="single" w:color="auto" w:sz="4" w:space="0"/>
            </w:tcBorders>
            <w:vAlign w:val="center"/>
          </w:tcPr>
          <w:p w14:paraId="40AB2252">
            <w:pPr>
              <w:widowControl/>
              <w:jc w:val="center"/>
              <w:rPr>
                <w:rFonts w:hint="eastAsia" w:ascii="宋体" w:hAnsi="宋体" w:eastAsia="宋体" w:cs="宋体"/>
                <w:szCs w:val="21"/>
              </w:rPr>
            </w:pPr>
            <w:r>
              <w:rPr>
                <w:rFonts w:hint="eastAsia" w:ascii="宋体" w:hAnsi="宋体" w:eastAsia="宋体" w:cs="宋体"/>
                <w:color w:val="000000"/>
                <w:kern w:val="0"/>
                <w:szCs w:val="21"/>
                <w:lang w:bidi="ar"/>
              </w:rPr>
              <w:t>List&lt;String&gt;（返回收藏该硬件的用户 ID 列表）</w:t>
            </w:r>
          </w:p>
        </w:tc>
      </w:tr>
    </w:tbl>
    <w:p w14:paraId="2B29D893"/>
    <w:p w14:paraId="7F665318">
      <w:pPr>
        <w:pStyle w:val="3"/>
      </w:pPr>
      <w:bookmarkStart w:id="14" w:name="_Toc149848666"/>
      <w:r>
        <w:rPr>
          <w:rFonts w:hint="eastAsia"/>
        </w:rPr>
        <w:t>4、三层精化类图</w:t>
      </w:r>
      <w:bookmarkEnd w:id="14"/>
    </w:p>
    <w:p w14:paraId="138ECA30">
      <w:pPr>
        <w:pStyle w:val="5"/>
        <w:rPr>
          <w:rFonts w:hint="eastAsia"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67EF60B0">
      <w:pPr>
        <w:spacing w:line="360" w:lineRule="auto"/>
        <w:rPr>
          <w:rFonts w:hint="eastAsia" w:ascii="宋体" w:hAnsi="宋体" w:eastAsia="宋体"/>
        </w:rPr>
      </w:pPr>
      <w:r>
        <w:rPr>
          <w:rFonts w:ascii="宋体" w:hAnsi="宋体" w:eastAsia="宋体"/>
        </w:rPr>
        <w:t xml:space="preserve">界面层：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26AA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655D2431">
            <w:pPr>
              <w:spacing w:line="360" w:lineRule="auto"/>
              <w:jc w:val="left"/>
              <w:rPr>
                <w:rFonts w:hint="eastAsia" w:ascii="宋体" w:hAnsi="宋体" w:eastAsia="宋体"/>
              </w:rPr>
            </w:pPr>
            <w:r>
              <w:rPr>
                <w:rFonts w:ascii="宋体" w:hAnsi="宋体" w:eastAsia="宋体"/>
              </w:rPr>
              <w:t>名称</w:t>
            </w:r>
          </w:p>
        </w:tc>
        <w:tc>
          <w:tcPr>
            <w:tcW w:w="4529" w:type="dxa"/>
          </w:tcPr>
          <w:p w14:paraId="414246FD">
            <w:pPr>
              <w:spacing w:line="360" w:lineRule="auto"/>
              <w:jc w:val="left"/>
              <w:rPr>
                <w:rFonts w:hint="eastAsia" w:ascii="宋体" w:hAnsi="宋体" w:eastAsia="宋体"/>
              </w:rPr>
            </w:pPr>
            <w:r>
              <w:rPr>
                <w:rFonts w:ascii="宋体" w:hAnsi="宋体" w:eastAsia="宋体"/>
              </w:rPr>
              <w:t>描述</w:t>
            </w:r>
          </w:p>
        </w:tc>
      </w:tr>
      <w:tr w14:paraId="6F43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vAlign w:val="center"/>
          </w:tcPr>
          <w:p w14:paraId="6A96C0A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signin.html</w:t>
            </w:r>
          </w:p>
        </w:tc>
        <w:tc>
          <w:tcPr>
            <w:tcW w:w="4529" w:type="dxa"/>
            <w:vAlign w:val="center"/>
          </w:tcPr>
          <w:p w14:paraId="346A5B74">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管理员登录界面，支持输入用户名（手机 / 邮箱）和密码进行登录验证</w:t>
            </w:r>
          </w:p>
        </w:tc>
      </w:tr>
      <w:tr w14:paraId="04F7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vAlign w:val="center"/>
          </w:tcPr>
          <w:p w14:paraId="03839227">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Index</w:t>
            </w:r>
            <w:r>
              <w:rPr>
                <w:rFonts w:hint="eastAsia" w:ascii="宋体" w:hAnsi="宋体" w:eastAsia="宋体" w:cs="宋体"/>
                <w:color w:val="000000"/>
                <w:kern w:val="0"/>
                <w:szCs w:val="21"/>
                <w:lang w:val="en-US" w:eastAsia="zh-CN" w:bidi="ar"/>
              </w:rPr>
              <w:t>2</w:t>
            </w:r>
            <w:r>
              <w:rPr>
                <w:rFonts w:hint="eastAsia" w:ascii="宋体" w:hAnsi="宋体" w:eastAsia="宋体" w:cs="宋体"/>
                <w:color w:val="000000"/>
                <w:kern w:val="0"/>
                <w:szCs w:val="21"/>
                <w:lang w:bidi="ar"/>
              </w:rPr>
              <w:t>.html</w:t>
            </w:r>
          </w:p>
        </w:tc>
        <w:tc>
          <w:tcPr>
            <w:tcW w:w="4529" w:type="dxa"/>
            <w:vAlign w:val="center"/>
          </w:tcPr>
          <w:p w14:paraId="698A980A">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管理员首页，展示系统核心功能入口（用户管理、硬件信息管理、测评审核、评论审核等）</w:t>
            </w:r>
          </w:p>
        </w:tc>
      </w:tr>
      <w:tr w14:paraId="5FE8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2C0718ED">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manageUser.html</w:t>
            </w:r>
          </w:p>
        </w:tc>
        <w:tc>
          <w:tcPr>
            <w:tcW w:w="4529" w:type="dxa"/>
            <w:vAlign w:val="center"/>
          </w:tcPr>
          <w:p w14:paraId="27541650">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管理用户账号页面，支持查询、添加、删除、修改用户信息</w:t>
            </w:r>
          </w:p>
        </w:tc>
      </w:tr>
      <w:tr w14:paraId="67F1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007C07C5">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resultSearchUser.html</w:t>
            </w:r>
          </w:p>
        </w:tc>
        <w:tc>
          <w:tcPr>
            <w:tcW w:w="4529" w:type="dxa"/>
            <w:vAlign w:val="center"/>
          </w:tcPr>
          <w:p w14:paraId="3142BA4D">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查询用户结果页面，展示符合查询条件的用户列表及详细信息</w:t>
            </w:r>
          </w:p>
        </w:tc>
      </w:tr>
      <w:tr w14:paraId="0523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496FDE3A">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publishHardware.html</w:t>
            </w:r>
          </w:p>
        </w:tc>
        <w:tc>
          <w:tcPr>
            <w:tcW w:w="4529" w:type="dxa"/>
            <w:vAlign w:val="center"/>
          </w:tcPr>
          <w:p w14:paraId="63AD29A4">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发布硬件信息页面（管理员专用），支持填写硬件名称、类别、品牌、参数、价格等信息</w:t>
            </w:r>
          </w:p>
        </w:tc>
      </w:tr>
      <w:tr w14:paraId="1615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3814D96C">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editHardware.html</w:t>
            </w:r>
          </w:p>
        </w:tc>
        <w:tc>
          <w:tcPr>
            <w:tcW w:w="4529" w:type="dxa"/>
            <w:vAlign w:val="center"/>
          </w:tcPr>
          <w:p w14:paraId="12E5D47C">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编辑硬件信息页面（管理员专用），支持修改已发布硬件的参数、价格等信息</w:t>
            </w:r>
          </w:p>
        </w:tc>
      </w:tr>
      <w:tr w14:paraId="4D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vAlign w:val="center"/>
          </w:tcPr>
          <w:p w14:paraId="4D3BFEC9">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auditHardwareInf.html</w:t>
            </w:r>
          </w:p>
        </w:tc>
        <w:tc>
          <w:tcPr>
            <w:tcW w:w="4529" w:type="dxa"/>
            <w:shd w:val="clear"/>
            <w:vAlign w:val="center"/>
          </w:tcPr>
          <w:p w14:paraId="11AA5005">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审核硬件信息页面，展示待审核的硬件信息列表，支持审核通过 / 退回操作</w:t>
            </w:r>
          </w:p>
        </w:tc>
      </w:tr>
      <w:tr w14:paraId="62FC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vAlign w:val="center"/>
          </w:tcPr>
          <w:p w14:paraId="3C090C92">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manageHardwareInf.html</w:t>
            </w:r>
          </w:p>
        </w:tc>
        <w:tc>
          <w:tcPr>
            <w:tcW w:w="4529" w:type="dxa"/>
            <w:vAlign w:val="center"/>
          </w:tcPr>
          <w:p w14:paraId="42341455">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管理硬件信息页面，支持发布、修改、下架硬件信息</w:t>
            </w:r>
          </w:p>
        </w:tc>
      </w:tr>
      <w:tr w14:paraId="38A5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vAlign w:val="center"/>
          </w:tcPr>
          <w:p w14:paraId="4F933E7E">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auditEvaluation.html</w:t>
            </w:r>
          </w:p>
        </w:tc>
        <w:tc>
          <w:tcPr>
            <w:tcW w:w="4529" w:type="dxa"/>
            <w:shd w:val="clear"/>
            <w:vAlign w:val="center"/>
          </w:tcPr>
          <w:p w14:paraId="792E226A">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审核硬件测评页面，展示待审核的测评列表，支持审核通过 / 退回操作</w:t>
            </w:r>
          </w:p>
        </w:tc>
      </w:tr>
      <w:tr w14:paraId="3902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vAlign w:val="center"/>
          </w:tcPr>
          <w:p w14:paraId="58F03097">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manageEvaluation.html</w:t>
            </w:r>
          </w:p>
        </w:tc>
        <w:tc>
          <w:tcPr>
            <w:tcW w:w="4529" w:type="dxa"/>
            <w:shd w:val="clear"/>
            <w:vAlign w:val="center"/>
          </w:tcPr>
          <w:p w14:paraId="4BCCBE7B">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管理测评页面（管理员专用），展示所有测评列表，支持审核、删除、查询操作</w:t>
            </w:r>
          </w:p>
        </w:tc>
      </w:tr>
      <w:tr w14:paraId="73A7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center"/>
          </w:tcPr>
          <w:p w14:paraId="0D57BB69">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searchComment.html</w:t>
            </w:r>
          </w:p>
        </w:tc>
        <w:tc>
          <w:tcPr>
            <w:tcW w:w="4529" w:type="dxa"/>
            <w:shd w:val="clear" w:color="auto" w:fill="auto"/>
            <w:vAlign w:val="center"/>
          </w:tcPr>
          <w:p w14:paraId="4F07EB1F">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查询评论页面（管理员专用），支持按测评 ID、评论者 ID、审核状态等条件检索评论</w:t>
            </w:r>
          </w:p>
        </w:tc>
      </w:tr>
      <w:tr w14:paraId="2F9D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center"/>
          </w:tcPr>
          <w:p w14:paraId="085EE2FD">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auditComment.html</w:t>
            </w:r>
          </w:p>
        </w:tc>
        <w:tc>
          <w:tcPr>
            <w:tcW w:w="4529" w:type="dxa"/>
            <w:shd w:val="clear" w:color="auto" w:fill="auto"/>
            <w:vAlign w:val="center"/>
          </w:tcPr>
          <w:p w14:paraId="2D3D81BF">
            <w:pPr>
              <w:widowControl/>
              <w:jc w:val="left"/>
              <w:rPr>
                <w:rFonts w:hint="eastAsia" w:ascii="宋体" w:hAnsi="宋体" w:eastAsia="宋体" w:cs="宋体"/>
                <w:kern w:val="2"/>
                <w:sz w:val="21"/>
                <w:szCs w:val="21"/>
                <w:lang w:val="en-US" w:eastAsia="zh-CN" w:bidi="ar-SA"/>
              </w:rPr>
            </w:pPr>
            <w:r>
              <w:rPr>
                <w:rFonts w:hint="eastAsia" w:ascii="宋体" w:hAnsi="宋体" w:eastAsia="宋体" w:cs="宋体"/>
                <w:color w:val="000000"/>
                <w:kern w:val="0"/>
                <w:szCs w:val="21"/>
                <w:lang w:bidi="ar"/>
              </w:rPr>
              <w:t>审核评论页面（管理员专用），展示待审核评论列表，支持查看详情、审核通过 / 退回</w:t>
            </w:r>
          </w:p>
        </w:tc>
      </w:tr>
    </w:tbl>
    <w:p w14:paraId="17239041">
      <w:pPr>
        <w:spacing w:line="360" w:lineRule="auto"/>
        <w:rPr>
          <w:rFonts w:hint="eastAsia" w:ascii="宋体" w:hAnsi="宋体" w:eastAsia="宋体"/>
        </w:rPr>
      </w:pPr>
      <w:r>
        <w:rPr>
          <w:rFonts w:ascii="宋体" w:hAnsi="宋体" w:eastAsia="宋体"/>
        </w:rPr>
        <w:t>事务层：</w:t>
      </w:r>
      <w:r>
        <w:rPr>
          <w:rFonts w:hint="eastAsia" w:ascii="宋体" w:hAnsi="宋体" w:eastAsia="宋体"/>
        </w:rPr>
        <w:t>Administrator</w:t>
      </w:r>
      <w:r>
        <w:rPr>
          <w:rFonts w:ascii="宋体" w:hAnsi="宋体" w:eastAsia="宋体"/>
        </w:rPr>
        <w:t xml:space="preserve">.java </w:t>
      </w:r>
      <w:r>
        <w:rPr>
          <w:rFonts w:hint="eastAsia" w:ascii="宋体" w:hAnsi="宋体" w:eastAsia="宋体"/>
        </w:rPr>
        <w:t>管理员类</w:t>
      </w:r>
    </w:p>
    <w:p w14:paraId="4A61CF1A">
      <w:pPr>
        <w:spacing w:line="360" w:lineRule="auto"/>
        <w:rPr>
          <w:rFonts w:hint="eastAsia" w:ascii="宋体" w:hAnsi="宋体" w:eastAsia="宋体"/>
        </w:rPr>
      </w:pPr>
      <w:r>
        <w:rPr>
          <w:rFonts w:ascii="宋体" w:hAnsi="宋体" w:eastAsia="宋体"/>
        </w:rPr>
        <w:t>数据层：</w:t>
      </w:r>
      <w:r>
        <w:rPr>
          <w:rFonts w:hint="eastAsia" w:ascii="宋体" w:hAnsi="宋体" w:eastAsia="宋体"/>
        </w:rPr>
        <w:t>Administrator</w:t>
      </w:r>
      <w:r>
        <w:rPr>
          <w:rFonts w:ascii="宋体" w:hAnsi="宋体" w:eastAsia="宋体"/>
        </w:rPr>
        <w:t xml:space="preserve">.dat </w:t>
      </w:r>
      <w:r>
        <w:rPr>
          <w:rFonts w:hint="eastAsia" w:ascii="宋体" w:hAnsi="宋体" w:eastAsia="宋体"/>
        </w:rPr>
        <w:t>管理员</w:t>
      </w:r>
      <w:r>
        <w:rPr>
          <w:rFonts w:ascii="宋体" w:hAnsi="宋体" w:eastAsia="宋体"/>
        </w:rPr>
        <w:t>信息表</w:t>
      </w:r>
    </w:p>
    <w:p w14:paraId="2552E8D8">
      <w:pPr>
        <w:spacing w:line="360" w:lineRule="auto"/>
        <w:rPr>
          <w:rFonts w:hint="eastAsia" w:ascii="宋体" w:hAnsi="宋体" w:eastAsia="宋体"/>
        </w:rPr>
      </w:pPr>
    </w:p>
    <w:p w14:paraId="78BB7C7C">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Ord</w:t>
      </w:r>
      <w:r>
        <w:rPr>
          <w:rFonts w:ascii="宋体" w:hAnsi="宋体"/>
          <w:szCs w:val="21"/>
        </w:rPr>
        <w:t>inaryUser类的三层划分</w:t>
      </w:r>
    </w:p>
    <w:p w14:paraId="4BA38EF7">
      <w:pPr>
        <w:spacing w:line="360" w:lineRule="auto"/>
        <w:rPr>
          <w:rFonts w:hint="eastAsia" w:ascii="宋体" w:hAnsi="宋体" w:eastAsia="宋体"/>
        </w:rPr>
      </w:pPr>
      <w:r>
        <w:rPr>
          <w:rFonts w:ascii="宋体" w:hAnsi="宋体" w:eastAsia="宋体"/>
        </w:rPr>
        <w:t xml:space="preserve">界面层：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57A3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CB0858D">
            <w:pPr>
              <w:spacing w:line="360" w:lineRule="auto"/>
              <w:jc w:val="left"/>
              <w:rPr>
                <w:rFonts w:hint="eastAsia" w:ascii="宋体" w:hAnsi="宋体" w:eastAsia="宋体"/>
              </w:rPr>
            </w:pPr>
            <w:r>
              <w:rPr>
                <w:rFonts w:ascii="宋体" w:hAnsi="宋体" w:eastAsia="宋体"/>
              </w:rPr>
              <w:t>名称</w:t>
            </w:r>
          </w:p>
        </w:tc>
        <w:tc>
          <w:tcPr>
            <w:tcW w:w="4564" w:type="dxa"/>
          </w:tcPr>
          <w:p w14:paraId="7B005AAB">
            <w:pPr>
              <w:spacing w:line="360" w:lineRule="auto"/>
              <w:jc w:val="left"/>
              <w:rPr>
                <w:rFonts w:hint="eastAsia" w:ascii="宋体" w:hAnsi="宋体" w:eastAsia="宋体"/>
              </w:rPr>
            </w:pPr>
            <w:r>
              <w:rPr>
                <w:rFonts w:ascii="宋体" w:hAnsi="宋体" w:eastAsia="宋体"/>
              </w:rPr>
              <w:t>描述</w:t>
            </w:r>
          </w:p>
        </w:tc>
      </w:tr>
      <w:tr w14:paraId="2EF7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vAlign w:val="center"/>
          </w:tcPr>
          <w:p w14:paraId="30CABE31">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signupOrdinaryUser.html</w:t>
            </w:r>
          </w:p>
        </w:tc>
        <w:tc>
          <w:tcPr>
            <w:tcW w:w="4564" w:type="dxa"/>
            <w:vAlign w:val="center"/>
          </w:tcPr>
          <w:p w14:paraId="6CEF2F52">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普通用户注册页面，支持填写用户名、密码、联系电话、邮箱等信息完成注册</w:t>
            </w:r>
          </w:p>
        </w:tc>
      </w:tr>
      <w:tr w14:paraId="040C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vAlign w:val="center"/>
          </w:tcPr>
          <w:p w14:paraId="608F66D9">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signin.html</w:t>
            </w:r>
          </w:p>
        </w:tc>
        <w:tc>
          <w:tcPr>
            <w:tcW w:w="4564" w:type="dxa"/>
            <w:vAlign w:val="center"/>
          </w:tcPr>
          <w:p w14:paraId="78698B2A">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普通用户登录页面，支持输入用户名（手机 / 邮箱）和密码进行登录验证</w:t>
            </w:r>
          </w:p>
        </w:tc>
      </w:tr>
      <w:tr w14:paraId="5C9C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vAlign w:val="center"/>
          </w:tcPr>
          <w:p w14:paraId="781C357E">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Index</w:t>
            </w:r>
            <w:r>
              <w:rPr>
                <w:rFonts w:hint="eastAsia" w:ascii="宋体" w:hAnsi="宋体" w:eastAsia="宋体" w:cs="宋体"/>
                <w:color w:val="000000"/>
                <w:kern w:val="0"/>
                <w:szCs w:val="21"/>
                <w:lang w:val="en-US" w:eastAsia="zh-CN" w:bidi="ar"/>
              </w:rPr>
              <w:t>1</w:t>
            </w:r>
            <w:r>
              <w:rPr>
                <w:rFonts w:hint="eastAsia" w:ascii="宋体" w:hAnsi="宋体" w:eastAsia="宋体" w:cs="宋体"/>
                <w:color w:val="000000"/>
                <w:kern w:val="0"/>
                <w:szCs w:val="21"/>
                <w:lang w:bidi="ar"/>
              </w:rPr>
              <w:t>.html</w:t>
            </w:r>
          </w:p>
        </w:tc>
        <w:tc>
          <w:tcPr>
            <w:tcW w:w="4564" w:type="dxa"/>
            <w:vAlign w:val="center"/>
          </w:tcPr>
          <w:p w14:paraId="6D3D1D5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普通用户首页，展示热门硬件、最新测评等内容</w:t>
            </w:r>
          </w:p>
        </w:tc>
      </w:tr>
      <w:tr w14:paraId="31B7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vAlign w:val="center"/>
          </w:tcPr>
          <w:p w14:paraId="698C8F70">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getUserInfo.html</w:t>
            </w:r>
          </w:p>
        </w:tc>
        <w:tc>
          <w:tcPr>
            <w:tcW w:w="4564" w:type="dxa"/>
            <w:vAlign w:val="center"/>
          </w:tcPr>
          <w:p w14:paraId="50679B25">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查看个人信息页面，展示用户的基本信息等</w:t>
            </w:r>
          </w:p>
        </w:tc>
      </w:tr>
      <w:tr w14:paraId="7F8D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vAlign w:val="center"/>
          </w:tcPr>
          <w:p w14:paraId="71E7A4A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changeUserInfo.html</w:t>
            </w:r>
          </w:p>
        </w:tc>
        <w:tc>
          <w:tcPr>
            <w:tcW w:w="4564" w:type="dxa"/>
            <w:vAlign w:val="center"/>
          </w:tcPr>
          <w:p w14:paraId="5EA51E71">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修改个人信息界面，支持修改用户名、联系电话、邮箱等信息</w:t>
            </w:r>
          </w:p>
        </w:tc>
      </w:tr>
      <w:tr w14:paraId="4CFD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vAlign w:val="center"/>
          </w:tcPr>
          <w:p w14:paraId="7DCB00D6">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changePassword.html</w:t>
            </w:r>
          </w:p>
        </w:tc>
        <w:tc>
          <w:tcPr>
            <w:tcW w:w="4564" w:type="dxa"/>
            <w:vAlign w:val="center"/>
          </w:tcPr>
          <w:p w14:paraId="6FEC080D">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修改密码页面，支持输入原密码和新密码完成密码修改</w:t>
            </w:r>
          </w:p>
        </w:tc>
      </w:tr>
      <w:tr w14:paraId="692B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vAlign w:val="center"/>
          </w:tcPr>
          <w:p w14:paraId="40B09443">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cancelUser.html</w:t>
            </w:r>
          </w:p>
        </w:tc>
        <w:tc>
          <w:tcPr>
            <w:tcW w:w="4564" w:type="dxa"/>
            <w:vAlign w:val="center"/>
          </w:tcPr>
          <w:p w14:paraId="51349452">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注销账户页面，支持用户确认后注销当前账户（删除用户信息）</w:t>
            </w:r>
          </w:p>
        </w:tc>
      </w:tr>
      <w:tr w14:paraId="2C3D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vAlign w:val="center"/>
          </w:tcPr>
          <w:p w14:paraId="31C4F1F7">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forgetPassword.html</w:t>
            </w:r>
          </w:p>
        </w:tc>
        <w:tc>
          <w:tcPr>
            <w:tcW w:w="4564" w:type="dxa"/>
            <w:vAlign w:val="center"/>
          </w:tcPr>
          <w:p w14:paraId="6B836EC3">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密码找回页面，支持通过手机验证码或邮箱验证码找回密码</w:t>
            </w:r>
          </w:p>
        </w:tc>
      </w:tr>
    </w:tbl>
    <w:p w14:paraId="0FE9D0D8">
      <w:pPr>
        <w:spacing w:line="360" w:lineRule="auto"/>
        <w:rPr>
          <w:rFonts w:hint="eastAsia" w:ascii="宋体" w:hAnsi="宋体" w:eastAsia="宋体"/>
        </w:rPr>
      </w:pPr>
      <w:r>
        <w:rPr>
          <w:rFonts w:ascii="宋体" w:hAnsi="宋体" w:eastAsia="宋体"/>
        </w:rPr>
        <w:t>事务层：</w:t>
      </w:r>
      <w:r>
        <w:rPr>
          <w:rFonts w:hint="eastAsia" w:ascii="宋体" w:hAnsi="宋体" w:eastAsia="宋体"/>
        </w:rPr>
        <w:t>Ord</w:t>
      </w:r>
      <w:r>
        <w:rPr>
          <w:rFonts w:ascii="宋体" w:hAnsi="宋体" w:eastAsia="宋体"/>
        </w:rPr>
        <w:t xml:space="preserve">inaryUser.java </w:t>
      </w:r>
      <w:r>
        <w:rPr>
          <w:rFonts w:hint="eastAsia" w:ascii="宋体" w:hAnsi="宋体" w:eastAsia="宋体"/>
        </w:rPr>
        <w:t>普通用户类</w:t>
      </w:r>
    </w:p>
    <w:p w14:paraId="17FDB222">
      <w:pPr>
        <w:spacing w:line="360" w:lineRule="auto"/>
        <w:rPr>
          <w:rFonts w:hint="eastAsia" w:ascii="宋体" w:hAnsi="宋体" w:eastAsia="宋体"/>
        </w:rPr>
      </w:pPr>
      <w:r>
        <w:rPr>
          <w:rFonts w:ascii="宋体" w:hAnsi="宋体" w:eastAsia="宋体"/>
        </w:rPr>
        <w:t>数据层：</w:t>
      </w:r>
      <w:r>
        <w:rPr>
          <w:rFonts w:hint="eastAsia" w:ascii="宋体" w:hAnsi="宋体" w:eastAsia="宋体"/>
        </w:rPr>
        <w:t>Ord</w:t>
      </w:r>
      <w:r>
        <w:rPr>
          <w:rFonts w:ascii="宋体" w:hAnsi="宋体" w:eastAsia="宋体"/>
        </w:rPr>
        <w:t xml:space="preserve">inaryUser.dat </w:t>
      </w:r>
      <w:r>
        <w:rPr>
          <w:rFonts w:hint="eastAsia" w:ascii="宋体" w:hAnsi="宋体" w:eastAsia="宋体"/>
        </w:rPr>
        <w:t>普通用</w:t>
      </w:r>
      <w:r>
        <w:rPr>
          <w:rFonts w:ascii="宋体" w:hAnsi="宋体" w:eastAsia="宋体"/>
        </w:rPr>
        <w:t>户信息表</w:t>
      </w:r>
    </w:p>
    <w:p w14:paraId="7AA776A6">
      <w:pPr>
        <w:spacing w:line="360" w:lineRule="auto"/>
        <w:rPr>
          <w:rFonts w:hint="eastAsia" w:ascii="宋体" w:hAnsi="宋体" w:eastAsia="宋体"/>
        </w:rPr>
      </w:pPr>
    </w:p>
    <w:p w14:paraId="057FB645">
      <w:pPr>
        <w:pStyle w:val="5"/>
        <w:rPr>
          <w:rFonts w:hint="eastAsia" w:ascii="宋体" w:hAnsi="宋体"/>
          <w:szCs w:val="21"/>
        </w:rPr>
      </w:pPr>
      <w:r>
        <w:rPr>
          <w:rFonts w:ascii="宋体" w:hAnsi="宋体"/>
          <w:szCs w:val="21"/>
        </w:rPr>
        <w:t>4.3对</w:t>
      </w:r>
      <w:r>
        <w:rPr>
          <w:rFonts w:hint="eastAsia" w:ascii="宋体" w:hAnsi="宋体"/>
          <w:szCs w:val="21"/>
        </w:rPr>
        <w:t>Hardware</w:t>
      </w:r>
      <w:r>
        <w:rPr>
          <w:rFonts w:ascii="宋体" w:hAnsi="宋体"/>
          <w:szCs w:val="21"/>
        </w:rPr>
        <w:t>_Inf类的三层划分</w:t>
      </w:r>
    </w:p>
    <w:p w14:paraId="0F802134">
      <w:pPr>
        <w:spacing w:line="360" w:lineRule="auto"/>
        <w:rPr>
          <w:rFonts w:hint="eastAsia" w:ascii="宋体" w:hAnsi="宋体" w:eastAsia="宋体"/>
        </w:rPr>
      </w:pPr>
      <w:r>
        <w:rPr>
          <w:rFonts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EB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1867AD8">
            <w:pPr>
              <w:spacing w:line="360" w:lineRule="auto"/>
              <w:jc w:val="left"/>
              <w:rPr>
                <w:rFonts w:hint="eastAsia" w:ascii="宋体" w:hAnsi="宋体" w:eastAsia="宋体"/>
              </w:rPr>
            </w:pPr>
            <w:r>
              <w:rPr>
                <w:rFonts w:ascii="宋体" w:hAnsi="宋体" w:eastAsia="宋体"/>
              </w:rPr>
              <w:t>名称</w:t>
            </w:r>
          </w:p>
        </w:tc>
        <w:tc>
          <w:tcPr>
            <w:tcW w:w="4117" w:type="dxa"/>
          </w:tcPr>
          <w:p w14:paraId="5F2377B9">
            <w:pPr>
              <w:spacing w:line="360" w:lineRule="auto"/>
              <w:jc w:val="left"/>
              <w:rPr>
                <w:rFonts w:hint="eastAsia" w:ascii="宋体" w:hAnsi="宋体" w:eastAsia="宋体"/>
              </w:rPr>
            </w:pPr>
            <w:r>
              <w:rPr>
                <w:rFonts w:ascii="宋体" w:hAnsi="宋体" w:eastAsia="宋体"/>
              </w:rPr>
              <w:t>描述</w:t>
            </w:r>
          </w:p>
        </w:tc>
      </w:tr>
      <w:tr w14:paraId="75FF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14F60D3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viewHardwareDetail.html</w:t>
            </w:r>
          </w:p>
        </w:tc>
        <w:tc>
          <w:tcPr>
            <w:tcW w:w="4117" w:type="dxa"/>
            <w:vAlign w:val="center"/>
          </w:tcPr>
          <w:p w14:paraId="3E664F60">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硬件详情页面，展示硬件的完整信息（参数、价格、相关测评等）</w:t>
            </w:r>
          </w:p>
        </w:tc>
      </w:tr>
      <w:tr w14:paraId="7489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4C2899FD">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searchHardware.html</w:t>
            </w:r>
          </w:p>
        </w:tc>
        <w:tc>
          <w:tcPr>
            <w:tcW w:w="4117" w:type="dxa"/>
            <w:vAlign w:val="center"/>
          </w:tcPr>
          <w:p w14:paraId="4CA86DCE">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搜索硬件页面，支持按硬件型号、类别、品牌、价格区间等多条件检索硬件</w:t>
            </w:r>
          </w:p>
        </w:tc>
      </w:tr>
    </w:tbl>
    <w:p w14:paraId="521236E6">
      <w:pPr>
        <w:spacing w:line="360" w:lineRule="auto"/>
        <w:rPr>
          <w:rFonts w:hint="eastAsia" w:ascii="宋体" w:hAnsi="宋体" w:eastAsia="宋体"/>
        </w:rPr>
      </w:pPr>
      <w:r>
        <w:rPr>
          <w:rFonts w:ascii="宋体" w:hAnsi="宋体" w:eastAsia="宋体"/>
        </w:rPr>
        <w:t>事务层：</w:t>
      </w:r>
      <w:r>
        <w:rPr>
          <w:rFonts w:hint="eastAsia" w:ascii="宋体" w:hAnsi="宋体" w:eastAsia="宋体"/>
        </w:rPr>
        <w:t>Hardware</w:t>
      </w:r>
      <w:r>
        <w:rPr>
          <w:rFonts w:ascii="宋体" w:hAnsi="宋体" w:eastAsia="宋体"/>
        </w:rPr>
        <w:t xml:space="preserve">_Inf.java </w:t>
      </w:r>
      <w:r>
        <w:rPr>
          <w:rFonts w:hint="eastAsia" w:ascii="宋体" w:hAnsi="宋体" w:eastAsia="宋体"/>
        </w:rPr>
        <w:t>硬件信息类</w:t>
      </w:r>
    </w:p>
    <w:p w14:paraId="1FD1007B">
      <w:pPr>
        <w:spacing w:line="360" w:lineRule="auto"/>
        <w:rPr>
          <w:rFonts w:hint="eastAsia" w:ascii="宋体" w:hAnsi="宋体" w:eastAsia="宋体"/>
        </w:rPr>
      </w:pPr>
      <w:r>
        <w:rPr>
          <w:rFonts w:ascii="宋体" w:hAnsi="宋体" w:eastAsia="宋体"/>
        </w:rPr>
        <w:t>数据层：</w:t>
      </w:r>
      <w:r>
        <w:rPr>
          <w:rFonts w:hint="eastAsia" w:ascii="宋体" w:hAnsi="宋体" w:eastAsia="宋体"/>
        </w:rPr>
        <w:t>Hardware</w:t>
      </w:r>
      <w:r>
        <w:rPr>
          <w:rFonts w:ascii="宋体" w:hAnsi="宋体" w:eastAsia="宋体"/>
        </w:rPr>
        <w:t xml:space="preserve">_Inf.dat </w:t>
      </w:r>
      <w:r>
        <w:rPr>
          <w:rFonts w:hint="eastAsia" w:ascii="宋体" w:hAnsi="宋体" w:eastAsia="宋体"/>
        </w:rPr>
        <w:t>硬件信息表</w:t>
      </w:r>
    </w:p>
    <w:p w14:paraId="300C29E1">
      <w:pPr>
        <w:tabs>
          <w:tab w:val="left" w:pos="896"/>
        </w:tabs>
        <w:rPr>
          <w:rFonts w:hint="eastAsia" w:ascii="宋体" w:hAnsi="宋体" w:eastAsia="宋体"/>
        </w:rPr>
      </w:pPr>
    </w:p>
    <w:p w14:paraId="5DAF633F">
      <w:pPr>
        <w:pStyle w:val="5"/>
        <w:rPr>
          <w:rFonts w:hint="eastAsia" w:ascii="宋体" w:hAnsi="宋体"/>
          <w:szCs w:val="21"/>
        </w:rPr>
      </w:pPr>
      <w:r>
        <w:rPr>
          <w:rFonts w:ascii="宋体" w:hAnsi="宋体"/>
          <w:szCs w:val="21"/>
        </w:rPr>
        <w:t>4.4对</w:t>
      </w:r>
      <w:r>
        <w:rPr>
          <w:rFonts w:hint="eastAsia" w:ascii="宋体" w:hAnsi="宋体"/>
          <w:szCs w:val="21"/>
        </w:rPr>
        <w:t>Evaluation</w:t>
      </w:r>
      <w:r>
        <w:rPr>
          <w:rFonts w:ascii="宋体" w:hAnsi="宋体"/>
          <w:szCs w:val="21"/>
        </w:rPr>
        <w:t>类的三层划分</w:t>
      </w:r>
    </w:p>
    <w:p w14:paraId="2C7F3ECE">
      <w:pPr>
        <w:spacing w:line="360" w:lineRule="auto"/>
        <w:rPr>
          <w:rFonts w:hint="eastAsia" w:ascii="宋体" w:hAnsi="宋体" w:eastAsia="宋体"/>
        </w:rPr>
      </w:pPr>
      <w:r>
        <w:rPr>
          <w:rFonts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03B0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899334A">
            <w:pPr>
              <w:spacing w:line="360" w:lineRule="auto"/>
              <w:jc w:val="left"/>
              <w:rPr>
                <w:rFonts w:hint="eastAsia" w:ascii="宋体" w:hAnsi="宋体" w:eastAsia="宋体"/>
              </w:rPr>
            </w:pPr>
            <w:r>
              <w:rPr>
                <w:rFonts w:ascii="宋体" w:hAnsi="宋体" w:eastAsia="宋体"/>
              </w:rPr>
              <w:t>名称</w:t>
            </w:r>
          </w:p>
        </w:tc>
        <w:tc>
          <w:tcPr>
            <w:tcW w:w="3958" w:type="dxa"/>
          </w:tcPr>
          <w:p w14:paraId="1851582E">
            <w:pPr>
              <w:spacing w:line="360" w:lineRule="auto"/>
              <w:jc w:val="left"/>
              <w:rPr>
                <w:rFonts w:hint="eastAsia" w:ascii="宋体" w:hAnsi="宋体" w:eastAsia="宋体"/>
              </w:rPr>
            </w:pPr>
            <w:r>
              <w:rPr>
                <w:rFonts w:ascii="宋体" w:hAnsi="宋体" w:eastAsia="宋体"/>
              </w:rPr>
              <w:t>描述</w:t>
            </w:r>
          </w:p>
        </w:tc>
      </w:tr>
      <w:tr w14:paraId="0720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vAlign w:val="center"/>
          </w:tcPr>
          <w:p w14:paraId="2969FE29">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addEvaluation.html</w:t>
            </w:r>
          </w:p>
        </w:tc>
        <w:tc>
          <w:tcPr>
            <w:tcW w:w="3958" w:type="dxa"/>
            <w:vAlign w:val="center"/>
          </w:tcPr>
          <w:p w14:paraId="624834D9">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发布硬件测评页面，支持用户 / 管理员填写测评标题、内容、上传图片 / 视频链接等</w:t>
            </w:r>
          </w:p>
        </w:tc>
      </w:tr>
      <w:tr w14:paraId="0949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vAlign w:val="center"/>
          </w:tcPr>
          <w:p w14:paraId="7D459FA9">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editEvaluation.html</w:t>
            </w:r>
          </w:p>
        </w:tc>
        <w:tc>
          <w:tcPr>
            <w:tcW w:w="3958" w:type="dxa"/>
            <w:vAlign w:val="center"/>
          </w:tcPr>
          <w:p w14:paraId="730B0848">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编辑硬件测评页面，支持发布者修改测评内容、标题、媒体链接等（未审核或审核通过后可修改）</w:t>
            </w:r>
          </w:p>
        </w:tc>
      </w:tr>
      <w:tr w14:paraId="765F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vAlign w:val="center"/>
          </w:tcPr>
          <w:p w14:paraId="6BD63EF5">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deleteEvaluation.html</w:t>
            </w:r>
          </w:p>
        </w:tc>
        <w:tc>
          <w:tcPr>
            <w:tcW w:w="3958" w:type="dxa"/>
            <w:vAlign w:val="center"/>
          </w:tcPr>
          <w:p w14:paraId="153A3DBC">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删除硬件测评页面，支持发布者确认后删除测评，管理员可删除任意测评</w:t>
            </w:r>
          </w:p>
        </w:tc>
      </w:tr>
      <w:tr w14:paraId="38F3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vAlign w:val="center"/>
          </w:tcPr>
          <w:p w14:paraId="3CD9E1F0">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searchEvaluation.html</w:t>
            </w:r>
          </w:p>
        </w:tc>
        <w:tc>
          <w:tcPr>
            <w:tcW w:w="3958" w:type="dxa"/>
            <w:vAlign w:val="center"/>
          </w:tcPr>
          <w:p w14:paraId="0DBD79B9">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查询测评页面，支持按硬件 ID、测评标题、发布者等条件检索测评</w:t>
            </w:r>
          </w:p>
        </w:tc>
      </w:tr>
      <w:tr w14:paraId="0456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vAlign w:val="center"/>
          </w:tcPr>
          <w:p w14:paraId="6F3322FF">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viewEvaluationDetail.html</w:t>
            </w:r>
          </w:p>
        </w:tc>
        <w:tc>
          <w:tcPr>
            <w:tcW w:w="3958" w:type="dxa"/>
            <w:vAlign w:val="center"/>
          </w:tcPr>
          <w:p w14:paraId="17D292CA">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测评详情页面，展示测评的完整内容、媒体文件、相关评论等</w:t>
            </w:r>
          </w:p>
        </w:tc>
      </w:tr>
    </w:tbl>
    <w:p w14:paraId="77D272DA">
      <w:pPr>
        <w:spacing w:line="360" w:lineRule="auto"/>
        <w:rPr>
          <w:rFonts w:hint="eastAsia" w:ascii="宋体" w:hAnsi="宋体" w:eastAsia="宋体"/>
        </w:rPr>
      </w:pPr>
      <w:r>
        <w:rPr>
          <w:rFonts w:ascii="宋体" w:hAnsi="宋体" w:eastAsia="宋体"/>
        </w:rPr>
        <w:t>事务层：</w:t>
      </w:r>
      <w:r>
        <w:rPr>
          <w:rFonts w:hint="eastAsia" w:ascii="宋体" w:hAnsi="宋体" w:eastAsia="宋体"/>
        </w:rPr>
        <w:t>Evaluation</w:t>
      </w:r>
      <w:r>
        <w:rPr>
          <w:rFonts w:ascii="宋体" w:hAnsi="宋体" w:eastAsia="宋体"/>
        </w:rPr>
        <w:t xml:space="preserve">.java </w:t>
      </w:r>
      <w:r>
        <w:rPr>
          <w:rFonts w:hint="eastAsia" w:ascii="宋体" w:hAnsi="宋体" w:eastAsia="宋体"/>
        </w:rPr>
        <w:t>测评类</w:t>
      </w:r>
    </w:p>
    <w:p w14:paraId="5F8D0E0E">
      <w:pPr>
        <w:spacing w:line="360" w:lineRule="auto"/>
        <w:rPr>
          <w:rFonts w:hint="eastAsia" w:ascii="宋体" w:hAnsi="宋体" w:eastAsia="宋体"/>
        </w:rPr>
      </w:pPr>
      <w:r>
        <w:rPr>
          <w:rFonts w:ascii="宋体" w:hAnsi="宋体" w:eastAsia="宋体"/>
        </w:rPr>
        <w:t>数据层：</w:t>
      </w:r>
      <w:r>
        <w:rPr>
          <w:rFonts w:hint="eastAsia" w:ascii="宋体" w:hAnsi="宋体" w:eastAsia="宋体"/>
        </w:rPr>
        <w:t>Evaluation</w:t>
      </w:r>
      <w:r>
        <w:rPr>
          <w:rFonts w:ascii="宋体" w:hAnsi="宋体" w:eastAsia="宋体"/>
        </w:rPr>
        <w:t xml:space="preserve">.dat </w:t>
      </w:r>
      <w:r>
        <w:rPr>
          <w:rFonts w:hint="eastAsia" w:ascii="宋体" w:hAnsi="宋体" w:eastAsia="宋体"/>
        </w:rPr>
        <w:t>测评表</w:t>
      </w:r>
    </w:p>
    <w:p w14:paraId="4161087A">
      <w:pPr>
        <w:pStyle w:val="5"/>
        <w:rPr>
          <w:rFonts w:hint="eastAsia" w:ascii="宋体" w:hAnsi="宋体"/>
          <w:szCs w:val="21"/>
        </w:rPr>
      </w:pPr>
      <w:r>
        <w:rPr>
          <w:rFonts w:ascii="宋体" w:hAnsi="宋体"/>
          <w:szCs w:val="21"/>
        </w:rPr>
        <w:t>4.</w:t>
      </w:r>
      <w:r>
        <w:rPr>
          <w:rFonts w:hint="eastAsia" w:ascii="宋体" w:hAnsi="宋体"/>
          <w:szCs w:val="21"/>
        </w:rPr>
        <w:t>5</w:t>
      </w:r>
      <w:r>
        <w:rPr>
          <w:rFonts w:ascii="宋体" w:hAnsi="宋体"/>
          <w:szCs w:val="21"/>
        </w:rPr>
        <w:t>对</w:t>
      </w:r>
      <w:r>
        <w:rPr>
          <w:rFonts w:hint="eastAsia" w:ascii="宋体" w:hAnsi="宋体"/>
          <w:szCs w:val="21"/>
        </w:rPr>
        <w:t>Comment</w:t>
      </w:r>
      <w:r>
        <w:rPr>
          <w:rFonts w:ascii="宋体" w:hAnsi="宋体"/>
          <w:szCs w:val="21"/>
        </w:rPr>
        <w:t>类的三层划分</w:t>
      </w:r>
    </w:p>
    <w:p w14:paraId="428EFE8C">
      <w:pPr>
        <w:spacing w:line="360" w:lineRule="auto"/>
        <w:rPr>
          <w:rFonts w:hint="eastAsia" w:ascii="宋体" w:hAnsi="宋体" w:eastAsia="宋体"/>
        </w:rPr>
      </w:pPr>
      <w:r>
        <w:rPr>
          <w:rFonts w:hint="eastAsia"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F7E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2C80C9E">
            <w:pPr>
              <w:spacing w:line="360" w:lineRule="auto"/>
              <w:jc w:val="left"/>
              <w:rPr>
                <w:rFonts w:hint="eastAsia" w:ascii="宋体" w:hAnsi="宋体" w:eastAsia="宋体"/>
              </w:rPr>
            </w:pPr>
            <w:r>
              <w:rPr>
                <w:rFonts w:ascii="宋体" w:hAnsi="宋体" w:eastAsia="宋体"/>
              </w:rPr>
              <w:t>名称</w:t>
            </w:r>
          </w:p>
        </w:tc>
        <w:tc>
          <w:tcPr>
            <w:tcW w:w="4117" w:type="dxa"/>
          </w:tcPr>
          <w:p w14:paraId="4F98AF03">
            <w:pPr>
              <w:spacing w:line="360" w:lineRule="auto"/>
              <w:jc w:val="left"/>
              <w:rPr>
                <w:rFonts w:hint="eastAsia" w:ascii="宋体" w:hAnsi="宋体" w:eastAsia="宋体"/>
              </w:rPr>
            </w:pPr>
            <w:r>
              <w:rPr>
                <w:rFonts w:ascii="宋体" w:hAnsi="宋体" w:eastAsia="宋体"/>
              </w:rPr>
              <w:t>描述</w:t>
            </w:r>
          </w:p>
        </w:tc>
      </w:tr>
      <w:tr w14:paraId="1039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326FC9F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addComment.html</w:t>
            </w:r>
          </w:p>
        </w:tc>
        <w:tc>
          <w:tcPr>
            <w:tcW w:w="4117" w:type="dxa"/>
            <w:vAlign w:val="center"/>
          </w:tcPr>
          <w:p w14:paraId="05A46EC4">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发布评论页面，支持用户在测评详情页填写评论内容、上传图片</w:t>
            </w:r>
          </w:p>
        </w:tc>
      </w:tr>
      <w:tr w14:paraId="680F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1B5524F1">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editComment.html</w:t>
            </w:r>
          </w:p>
        </w:tc>
        <w:tc>
          <w:tcPr>
            <w:tcW w:w="4117" w:type="dxa"/>
            <w:vAlign w:val="center"/>
          </w:tcPr>
          <w:p w14:paraId="2C76E3D4">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编辑评论页面，支持评论者修改已发表的评论内容（未审核或审核通过后可修改）</w:t>
            </w:r>
          </w:p>
        </w:tc>
      </w:tr>
      <w:tr w14:paraId="25DD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2516EC1F">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deleteComment.html</w:t>
            </w:r>
          </w:p>
        </w:tc>
        <w:tc>
          <w:tcPr>
            <w:tcW w:w="4117" w:type="dxa"/>
            <w:vAlign w:val="center"/>
          </w:tcPr>
          <w:p w14:paraId="7B6D297D">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删除评论页面，支持评论者删除自己的评论，管理员可删除任意评论</w:t>
            </w:r>
          </w:p>
        </w:tc>
      </w:tr>
      <w:tr w14:paraId="1029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42FCF20F">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viewComment.html</w:t>
            </w:r>
          </w:p>
        </w:tc>
        <w:tc>
          <w:tcPr>
            <w:tcW w:w="4117" w:type="dxa"/>
            <w:vAlign w:val="center"/>
          </w:tcPr>
          <w:p w14:paraId="7CDEF353">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评论详情页面，展示单条评论的完整内容、评论者信息、评论时间、审核状态等</w:t>
            </w:r>
          </w:p>
        </w:tc>
      </w:tr>
    </w:tbl>
    <w:p w14:paraId="74E22361">
      <w:pPr>
        <w:spacing w:line="360" w:lineRule="auto"/>
        <w:rPr>
          <w:rFonts w:hint="eastAsia" w:ascii="宋体" w:hAnsi="宋体" w:eastAsia="宋体"/>
        </w:rPr>
      </w:pPr>
      <w:r>
        <w:rPr>
          <w:rFonts w:ascii="宋体" w:hAnsi="宋体" w:eastAsia="宋体"/>
        </w:rPr>
        <w:t>事务层：</w:t>
      </w:r>
      <w:r>
        <w:rPr>
          <w:rFonts w:hint="eastAsia" w:ascii="宋体" w:hAnsi="宋体" w:eastAsia="宋体"/>
        </w:rPr>
        <w:t>Comment.</w:t>
      </w:r>
      <w:r>
        <w:rPr>
          <w:rFonts w:ascii="宋体" w:hAnsi="宋体" w:eastAsia="宋体"/>
        </w:rPr>
        <w:t xml:space="preserve">java </w:t>
      </w:r>
      <w:r>
        <w:rPr>
          <w:rFonts w:hint="eastAsia" w:ascii="宋体" w:hAnsi="宋体" w:eastAsia="宋体"/>
        </w:rPr>
        <w:t>评论管理类</w:t>
      </w:r>
    </w:p>
    <w:p w14:paraId="227442D7">
      <w:pPr>
        <w:spacing w:line="360" w:lineRule="auto"/>
        <w:rPr>
          <w:rFonts w:hint="eastAsia" w:ascii="宋体" w:hAnsi="宋体" w:eastAsia="宋体"/>
        </w:rPr>
      </w:pPr>
      <w:r>
        <w:rPr>
          <w:rFonts w:ascii="宋体" w:hAnsi="宋体" w:eastAsia="宋体"/>
        </w:rPr>
        <w:t>数据层：</w:t>
      </w:r>
      <w:r>
        <w:rPr>
          <w:rFonts w:hint="eastAsia" w:ascii="宋体" w:hAnsi="宋体" w:eastAsia="宋体"/>
        </w:rPr>
        <w:t>Comment</w:t>
      </w:r>
      <w:r>
        <w:rPr>
          <w:rFonts w:ascii="宋体" w:hAnsi="宋体" w:eastAsia="宋体"/>
        </w:rPr>
        <w:t xml:space="preserve">.dat </w:t>
      </w:r>
      <w:r>
        <w:rPr>
          <w:rFonts w:hint="eastAsia" w:ascii="宋体" w:hAnsi="宋体" w:eastAsia="宋体"/>
        </w:rPr>
        <w:t>评论信息表</w:t>
      </w:r>
    </w:p>
    <w:p w14:paraId="6134FCA8">
      <w:pPr>
        <w:spacing w:line="360" w:lineRule="auto"/>
        <w:rPr>
          <w:rFonts w:hint="eastAsia" w:ascii="宋体" w:hAnsi="宋体" w:eastAsia="宋体"/>
        </w:rPr>
      </w:pPr>
    </w:p>
    <w:p w14:paraId="48CDAEF8">
      <w:pPr>
        <w:pStyle w:val="5"/>
        <w:rPr>
          <w:rFonts w:hint="eastAsia" w:ascii="宋体" w:hAnsi="宋体"/>
          <w:szCs w:val="21"/>
        </w:rPr>
      </w:pPr>
      <w:r>
        <w:rPr>
          <w:rFonts w:ascii="宋体" w:hAnsi="宋体"/>
          <w:szCs w:val="21"/>
        </w:rPr>
        <w:t>4.</w:t>
      </w:r>
      <w:r>
        <w:rPr>
          <w:rFonts w:hint="eastAsia" w:ascii="宋体" w:hAnsi="宋体"/>
          <w:szCs w:val="21"/>
        </w:rPr>
        <w:t>6</w:t>
      </w:r>
      <w:r>
        <w:rPr>
          <w:rFonts w:ascii="宋体" w:hAnsi="宋体"/>
          <w:szCs w:val="21"/>
        </w:rPr>
        <w:t>对Collect类的三层划分</w:t>
      </w:r>
    </w:p>
    <w:p w14:paraId="15BE3630">
      <w:pPr>
        <w:spacing w:line="360" w:lineRule="auto"/>
        <w:rPr>
          <w:rFonts w:hint="eastAsia" w:ascii="宋体" w:hAnsi="宋体" w:eastAsia="宋体"/>
        </w:rPr>
      </w:pPr>
      <w:r>
        <w:rPr>
          <w:rFonts w:hint="eastAsia"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F3C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D319DF6">
            <w:pPr>
              <w:spacing w:line="360" w:lineRule="auto"/>
              <w:jc w:val="left"/>
              <w:rPr>
                <w:rFonts w:hint="eastAsia" w:ascii="宋体" w:hAnsi="宋体" w:eastAsia="宋体"/>
              </w:rPr>
            </w:pPr>
            <w:r>
              <w:rPr>
                <w:rFonts w:ascii="宋体" w:hAnsi="宋体" w:eastAsia="宋体"/>
              </w:rPr>
              <w:t>名称</w:t>
            </w:r>
          </w:p>
        </w:tc>
        <w:tc>
          <w:tcPr>
            <w:tcW w:w="4117" w:type="dxa"/>
          </w:tcPr>
          <w:p w14:paraId="3385CDFE">
            <w:pPr>
              <w:spacing w:line="360" w:lineRule="auto"/>
              <w:jc w:val="left"/>
              <w:rPr>
                <w:rFonts w:hint="eastAsia" w:ascii="宋体" w:hAnsi="宋体" w:eastAsia="宋体"/>
              </w:rPr>
            </w:pPr>
            <w:r>
              <w:rPr>
                <w:rFonts w:ascii="宋体" w:hAnsi="宋体" w:eastAsia="宋体"/>
              </w:rPr>
              <w:t>描述</w:t>
            </w:r>
          </w:p>
        </w:tc>
      </w:tr>
      <w:tr w14:paraId="5D96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vAlign w:val="center"/>
          </w:tcPr>
          <w:p w14:paraId="3BE6B35F">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manageCollect.html</w:t>
            </w:r>
          </w:p>
        </w:tc>
        <w:tc>
          <w:tcPr>
            <w:tcW w:w="4117" w:type="dxa"/>
            <w:vAlign w:val="center"/>
          </w:tcPr>
          <w:p w14:paraId="1C7C09F2">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管理收藏页面，展示用户收藏的所有硬件列表，支持查看硬件详情、取消收藏</w:t>
            </w:r>
          </w:p>
        </w:tc>
      </w:tr>
      <w:tr w14:paraId="64FD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center"/>
          </w:tcPr>
          <w:p w14:paraId="6BDBE8D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cancelCollect.html</w:t>
            </w:r>
          </w:p>
        </w:tc>
        <w:tc>
          <w:tcPr>
            <w:tcW w:w="4117" w:type="dxa"/>
            <w:vAlign w:val="center"/>
          </w:tcPr>
          <w:p w14:paraId="6E80F9D7">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取消收藏页面，支持用户确认后取消对特定硬件的收藏</w:t>
            </w:r>
          </w:p>
        </w:tc>
      </w:tr>
      <w:tr w14:paraId="14E4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vAlign w:val="center"/>
          </w:tcPr>
          <w:p w14:paraId="6F8A6880">
            <w:pPr>
              <w:widowControl/>
              <w:jc w:val="left"/>
              <w:rPr>
                <w:rFonts w:hint="eastAsia" w:ascii="宋体" w:hAnsi="宋体" w:eastAsia="宋体" w:cs="宋体"/>
                <w:szCs w:val="21"/>
              </w:rPr>
            </w:pPr>
            <w:bookmarkStart w:id="18" w:name="_GoBack" w:colFirst="0" w:colLast="1"/>
            <w:r>
              <w:rPr>
                <w:rFonts w:hint="eastAsia" w:ascii="宋体" w:hAnsi="宋体" w:eastAsia="宋体" w:cs="宋体"/>
                <w:color w:val="000000"/>
                <w:kern w:val="0"/>
                <w:szCs w:val="21"/>
                <w:lang w:bidi="ar"/>
              </w:rPr>
              <w:t>addCollect.html</w:t>
            </w:r>
          </w:p>
        </w:tc>
        <w:tc>
          <w:tcPr>
            <w:tcW w:w="4117" w:type="dxa"/>
            <w:vAlign w:val="center"/>
          </w:tcPr>
          <w:p w14:paraId="2BD7E7CB">
            <w:pPr>
              <w:widowControl/>
              <w:jc w:val="left"/>
              <w:rPr>
                <w:rFonts w:hint="eastAsia" w:ascii="宋体" w:hAnsi="宋体" w:eastAsia="宋体" w:cs="宋体"/>
                <w:szCs w:val="21"/>
              </w:rPr>
            </w:pPr>
            <w:r>
              <w:rPr>
                <w:rFonts w:hint="eastAsia" w:ascii="宋体" w:hAnsi="宋体" w:eastAsia="宋体" w:cs="宋体"/>
                <w:color w:val="000000"/>
                <w:kern w:val="0"/>
                <w:szCs w:val="21"/>
                <w:lang w:bidi="ar"/>
              </w:rPr>
              <w:t>添加收藏页面（嵌入硬件详情页），支持用户点击收藏按钮后添加备注并完成收藏</w:t>
            </w:r>
          </w:p>
        </w:tc>
      </w:tr>
      <w:bookmarkEnd w:id="18"/>
    </w:tbl>
    <w:p w14:paraId="28518744">
      <w:pPr>
        <w:spacing w:line="360" w:lineRule="auto"/>
        <w:rPr>
          <w:rFonts w:hint="eastAsia" w:ascii="宋体" w:hAnsi="宋体" w:eastAsia="宋体"/>
        </w:rPr>
      </w:pPr>
      <w:r>
        <w:rPr>
          <w:rFonts w:ascii="宋体" w:hAnsi="宋体" w:eastAsia="宋体"/>
        </w:rPr>
        <w:t>事务层：Collect</w:t>
      </w:r>
      <w:r>
        <w:rPr>
          <w:rFonts w:hint="eastAsia" w:ascii="宋体" w:hAnsi="宋体" w:eastAsia="宋体"/>
        </w:rPr>
        <w:t>.</w:t>
      </w:r>
      <w:r>
        <w:rPr>
          <w:rFonts w:ascii="宋体" w:hAnsi="宋体" w:eastAsia="宋体"/>
        </w:rPr>
        <w:t xml:space="preserve">java </w:t>
      </w:r>
      <w:r>
        <w:rPr>
          <w:rFonts w:hint="eastAsia" w:ascii="宋体" w:hAnsi="宋体" w:eastAsia="宋体"/>
        </w:rPr>
        <w:t>收藏类</w:t>
      </w:r>
    </w:p>
    <w:p w14:paraId="5ABF0116">
      <w:pPr>
        <w:spacing w:line="360" w:lineRule="auto"/>
        <w:rPr>
          <w:rFonts w:hint="eastAsia" w:ascii="宋体" w:hAnsi="宋体" w:eastAsia="宋体"/>
        </w:rPr>
      </w:pPr>
      <w:r>
        <w:rPr>
          <w:rFonts w:ascii="宋体" w:hAnsi="宋体" w:eastAsia="宋体"/>
        </w:rPr>
        <w:t xml:space="preserve">数据层：Collect.dat </w:t>
      </w:r>
      <w:r>
        <w:rPr>
          <w:rFonts w:hint="eastAsia" w:ascii="宋体" w:hAnsi="宋体" w:eastAsia="宋体"/>
        </w:rPr>
        <w:t>收藏信息表</w:t>
      </w:r>
    </w:p>
    <w:p w14:paraId="6C998A79">
      <w:pPr>
        <w:pStyle w:val="2"/>
        <w:rPr>
          <w:rFonts w:hint="eastAsia" w:ascii="华文中宋" w:hAnsi="华文中宋" w:eastAsia="华文中宋"/>
          <w:sz w:val="32"/>
          <w:szCs w:val="32"/>
        </w:rPr>
      </w:pPr>
      <w:bookmarkStart w:id="15" w:name="_Toc149848667"/>
      <w:r>
        <w:rPr>
          <w:rFonts w:hint="eastAsia" w:ascii="华文中宋" w:hAnsi="华文中宋" w:eastAsia="华文中宋"/>
          <w:sz w:val="32"/>
          <w:szCs w:val="32"/>
        </w:rPr>
        <w:t>三、系统行为模型</w:t>
      </w:r>
      <w:bookmarkEnd w:id="15"/>
    </w:p>
    <w:p w14:paraId="596229DC">
      <w:pPr>
        <w:pStyle w:val="3"/>
      </w:pPr>
      <w:bookmarkStart w:id="16" w:name="_Toc149848668"/>
      <w:r>
        <w:rPr>
          <w:rFonts w:hint="eastAsia"/>
        </w:rPr>
        <w:t>1、交互模型</w:t>
      </w:r>
      <w:bookmarkEnd w:id="16"/>
    </w:p>
    <w:p w14:paraId="25ECB7F6">
      <w:pPr>
        <w:pStyle w:val="5"/>
        <w:rPr>
          <w:rFonts w:hint="eastAsia" w:ascii="宋体" w:hAnsi="宋体"/>
          <w:szCs w:val="21"/>
        </w:rPr>
      </w:pPr>
      <w:r>
        <w:rPr>
          <w:rFonts w:hint="eastAsia" w:ascii="宋体" w:hAnsi="宋体"/>
          <w:szCs w:val="21"/>
        </w:rPr>
        <w:t>1</w:t>
      </w:r>
      <w:r>
        <w:rPr>
          <w:rFonts w:ascii="宋体" w:hAnsi="宋体"/>
          <w:szCs w:val="21"/>
        </w:rPr>
        <w:t xml:space="preserve">.1 </w:t>
      </w:r>
      <w:r>
        <w:rPr>
          <w:rFonts w:hint="eastAsia" w:ascii="宋体" w:hAnsi="宋体"/>
          <w:szCs w:val="21"/>
        </w:rPr>
        <w:t>用户登录顺序图</w:t>
      </w:r>
    </w:p>
    <w:p w14:paraId="055A2672">
      <w:r>
        <w:drawing>
          <wp:inline distT="0" distB="0" distL="0" distR="0">
            <wp:extent cx="5274310" cy="2808605"/>
            <wp:effectExtent l="0" t="0" r="2540" b="0"/>
            <wp:docPr id="17533309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0902" name="图片 1" descr="图示&#10;&#10;AI 生成的内容可能不正确。"/>
                    <pic:cNvPicPr>
                      <a:picLocks noChangeAspect="1"/>
                    </pic:cNvPicPr>
                  </pic:nvPicPr>
                  <pic:blipFill>
                    <a:blip r:embed="rId10"/>
                    <a:stretch>
                      <a:fillRect/>
                    </a:stretch>
                  </pic:blipFill>
                  <pic:spPr>
                    <a:xfrm>
                      <a:off x="0" y="0"/>
                      <a:ext cx="5274310" cy="2808605"/>
                    </a:xfrm>
                    <a:prstGeom prst="rect">
                      <a:avLst/>
                    </a:prstGeom>
                  </pic:spPr>
                </pic:pic>
              </a:graphicData>
            </a:graphic>
          </wp:inline>
        </w:drawing>
      </w:r>
    </w:p>
    <w:p w14:paraId="6E81A13A">
      <w:pPr>
        <w:pStyle w:val="5"/>
        <w:rPr>
          <w:rFonts w:hint="eastAsia" w:ascii="宋体" w:hAnsi="宋体"/>
          <w:szCs w:val="21"/>
        </w:rPr>
      </w:pP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用户注册顺序图</w:t>
      </w:r>
    </w:p>
    <w:p w14:paraId="7E1328A6">
      <w:r>
        <w:drawing>
          <wp:inline distT="0" distB="0" distL="0" distR="0">
            <wp:extent cx="5274310" cy="3041015"/>
            <wp:effectExtent l="0" t="0" r="2540" b="6985"/>
            <wp:docPr id="20234633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3390" name="图片 1" descr="图示&#10;&#10;AI 生成的内容可能不正确。"/>
                    <pic:cNvPicPr>
                      <a:picLocks noChangeAspect="1"/>
                    </pic:cNvPicPr>
                  </pic:nvPicPr>
                  <pic:blipFill>
                    <a:blip r:embed="rId11"/>
                    <a:stretch>
                      <a:fillRect/>
                    </a:stretch>
                  </pic:blipFill>
                  <pic:spPr>
                    <a:xfrm>
                      <a:off x="0" y="0"/>
                      <a:ext cx="5274310" cy="3041015"/>
                    </a:xfrm>
                    <a:prstGeom prst="rect">
                      <a:avLst/>
                    </a:prstGeom>
                  </pic:spPr>
                </pic:pic>
              </a:graphicData>
            </a:graphic>
          </wp:inline>
        </w:drawing>
      </w:r>
    </w:p>
    <w:p w14:paraId="400B6ECD">
      <w:pPr>
        <w:pStyle w:val="5"/>
        <w:rPr>
          <w:rFonts w:hint="eastAsia" w:ascii="宋体" w:hAnsi="宋体"/>
          <w:szCs w:val="21"/>
        </w:rPr>
      </w:pPr>
      <w:r>
        <w:rPr>
          <w:rFonts w:ascii="宋体" w:hAnsi="宋体"/>
          <w:szCs w:val="21"/>
        </w:rPr>
        <w:t>1.</w:t>
      </w:r>
      <w:r>
        <w:rPr>
          <w:rFonts w:hint="eastAsia" w:ascii="宋体" w:hAnsi="宋体"/>
          <w:szCs w:val="21"/>
        </w:rPr>
        <w:t>3</w:t>
      </w:r>
      <w:r>
        <w:rPr>
          <w:rFonts w:ascii="宋体" w:hAnsi="宋体"/>
          <w:szCs w:val="21"/>
        </w:rPr>
        <w:t xml:space="preserve"> </w:t>
      </w:r>
      <w:r>
        <w:rPr>
          <w:rFonts w:hint="eastAsia" w:ascii="宋体" w:hAnsi="宋体"/>
          <w:szCs w:val="21"/>
        </w:rPr>
        <w:t>修改用户信息顺序图</w:t>
      </w:r>
    </w:p>
    <w:p w14:paraId="11A68A1D">
      <w:r>
        <w:drawing>
          <wp:inline distT="0" distB="0" distL="0" distR="0">
            <wp:extent cx="5274310" cy="5330825"/>
            <wp:effectExtent l="0" t="0" r="2540" b="3175"/>
            <wp:docPr id="6382291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9119" name="图片 1" descr="图示&#10;&#10;AI 生成的内容可能不正确。"/>
                    <pic:cNvPicPr>
                      <a:picLocks noChangeAspect="1"/>
                    </pic:cNvPicPr>
                  </pic:nvPicPr>
                  <pic:blipFill>
                    <a:blip r:embed="rId12"/>
                    <a:stretch>
                      <a:fillRect/>
                    </a:stretch>
                  </pic:blipFill>
                  <pic:spPr>
                    <a:xfrm>
                      <a:off x="0" y="0"/>
                      <a:ext cx="5274310" cy="5330825"/>
                    </a:xfrm>
                    <a:prstGeom prst="rect">
                      <a:avLst/>
                    </a:prstGeom>
                  </pic:spPr>
                </pic:pic>
              </a:graphicData>
            </a:graphic>
          </wp:inline>
        </w:drawing>
      </w:r>
    </w:p>
    <w:p w14:paraId="3D0D33A2">
      <w:pPr>
        <w:pStyle w:val="5"/>
        <w:rPr>
          <w:rFonts w:hint="eastAsia" w:ascii="宋体" w:hAnsi="宋体"/>
          <w:szCs w:val="21"/>
        </w:rPr>
      </w:pPr>
      <w:r>
        <w:rPr>
          <w:rFonts w:ascii="宋体" w:hAnsi="宋体"/>
          <w:szCs w:val="21"/>
        </w:rPr>
        <w:t>1.</w:t>
      </w:r>
      <w:r>
        <w:rPr>
          <w:rFonts w:hint="eastAsia" w:ascii="宋体" w:hAnsi="宋体"/>
          <w:szCs w:val="21"/>
        </w:rPr>
        <w:t>4</w:t>
      </w:r>
      <w:r>
        <w:rPr>
          <w:rFonts w:ascii="宋体" w:hAnsi="宋体"/>
          <w:szCs w:val="21"/>
        </w:rPr>
        <w:t xml:space="preserve"> </w:t>
      </w:r>
      <w:r>
        <w:rPr>
          <w:rFonts w:hint="eastAsia" w:ascii="宋体" w:hAnsi="宋体"/>
          <w:szCs w:val="21"/>
        </w:rPr>
        <w:t>注销账号顺序图</w:t>
      </w:r>
    </w:p>
    <w:p w14:paraId="3E829110">
      <w:r>
        <w:drawing>
          <wp:inline distT="0" distB="0" distL="0" distR="0">
            <wp:extent cx="4601210" cy="4763135"/>
            <wp:effectExtent l="0" t="0" r="8890" b="0"/>
            <wp:docPr id="156819823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98238" name="图片 1" descr="图示&#10;&#10;AI 生成的内容可能不正确。"/>
                    <pic:cNvPicPr>
                      <a:picLocks noChangeAspect="1"/>
                    </pic:cNvPicPr>
                  </pic:nvPicPr>
                  <pic:blipFill>
                    <a:blip r:embed="rId13"/>
                    <a:stretch>
                      <a:fillRect/>
                    </a:stretch>
                  </pic:blipFill>
                  <pic:spPr>
                    <a:xfrm>
                      <a:off x="0" y="0"/>
                      <a:ext cx="4601217" cy="4763165"/>
                    </a:xfrm>
                    <a:prstGeom prst="rect">
                      <a:avLst/>
                    </a:prstGeom>
                  </pic:spPr>
                </pic:pic>
              </a:graphicData>
            </a:graphic>
          </wp:inline>
        </w:drawing>
      </w:r>
    </w:p>
    <w:p w14:paraId="3203EA08">
      <w:pPr>
        <w:pStyle w:val="5"/>
        <w:rPr>
          <w:rFonts w:hint="eastAsia" w:ascii="宋体" w:hAnsi="宋体"/>
          <w:szCs w:val="21"/>
        </w:rPr>
      </w:pPr>
      <w:r>
        <w:rPr>
          <w:rFonts w:ascii="宋体" w:hAnsi="宋体"/>
          <w:szCs w:val="21"/>
        </w:rPr>
        <w:t>1.</w:t>
      </w:r>
      <w:r>
        <w:rPr>
          <w:rFonts w:hint="eastAsia" w:ascii="宋体" w:hAnsi="宋体"/>
          <w:szCs w:val="21"/>
        </w:rPr>
        <w:t>5</w:t>
      </w:r>
      <w:r>
        <w:rPr>
          <w:rFonts w:ascii="宋体" w:hAnsi="宋体"/>
          <w:szCs w:val="21"/>
        </w:rPr>
        <w:t xml:space="preserve"> </w:t>
      </w:r>
      <w:r>
        <w:rPr>
          <w:rFonts w:hint="eastAsia" w:ascii="宋体" w:hAnsi="宋体"/>
          <w:szCs w:val="21"/>
        </w:rPr>
        <w:t>密码找回顺序图</w:t>
      </w:r>
    </w:p>
    <w:p w14:paraId="5B35F8DD">
      <w:r>
        <w:drawing>
          <wp:inline distT="0" distB="0" distL="0" distR="0">
            <wp:extent cx="4620260" cy="6525260"/>
            <wp:effectExtent l="0" t="0" r="8890" b="8890"/>
            <wp:docPr id="182429143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1432" name="图片 1" descr="图示&#10;&#10;AI 生成的内容可能不正确。"/>
                    <pic:cNvPicPr>
                      <a:picLocks noChangeAspect="1"/>
                    </pic:cNvPicPr>
                  </pic:nvPicPr>
                  <pic:blipFill>
                    <a:blip r:embed="rId14"/>
                    <a:stretch>
                      <a:fillRect/>
                    </a:stretch>
                  </pic:blipFill>
                  <pic:spPr>
                    <a:xfrm>
                      <a:off x="0" y="0"/>
                      <a:ext cx="4620270" cy="6525536"/>
                    </a:xfrm>
                    <a:prstGeom prst="rect">
                      <a:avLst/>
                    </a:prstGeom>
                  </pic:spPr>
                </pic:pic>
              </a:graphicData>
            </a:graphic>
          </wp:inline>
        </w:drawing>
      </w:r>
    </w:p>
    <w:p w14:paraId="40992CD2">
      <w:pPr>
        <w:pStyle w:val="5"/>
        <w:rPr>
          <w:rFonts w:hint="eastAsia" w:ascii="宋体" w:hAnsi="宋体"/>
          <w:szCs w:val="21"/>
        </w:rPr>
      </w:pPr>
      <w:r>
        <w:rPr>
          <w:rFonts w:ascii="宋体" w:hAnsi="宋体"/>
          <w:szCs w:val="21"/>
        </w:rPr>
        <w:t>1.6</w:t>
      </w:r>
      <w:r>
        <w:rPr>
          <w:rFonts w:hint="eastAsia" w:ascii="宋体" w:hAnsi="宋体"/>
          <w:szCs w:val="21"/>
        </w:rPr>
        <w:t>发布硬件信息顺序图</w:t>
      </w:r>
    </w:p>
    <w:p w14:paraId="4F595BC4">
      <w:pPr>
        <w:spacing w:line="360" w:lineRule="auto"/>
        <w:rPr>
          <w:rFonts w:ascii="Consolas" w:hAnsi="Consolas" w:cs="宋体"/>
        </w:rPr>
      </w:pPr>
      <w:r>
        <w:rPr>
          <w:rFonts w:ascii="Consolas" w:hAnsi="Consolas" w:cs="宋体"/>
        </w:rPr>
        <w:drawing>
          <wp:inline distT="0" distB="0" distL="0" distR="0">
            <wp:extent cx="4677410" cy="4181475"/>
            <wp:effectExtent l="0" t="0" r="8890" b="9525"/>
            <wp:docPr id="13577165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16585" name="图片 1" descr="图示&#10;&#10;AI 生成的内容可能不正确。"/>
                    <pic:cNvPicPr>
                      <a:picLocks noChangeAspect="1"/>
                    </pic:cNvPicPr>
                  </pic:nvPicPr>
                  <pic:blipFill>
                    <a:blip r:embed="rId15"/>
                    <a:stretch>
                      <a:fillRect/>
                    </a:stretch>
                  </pic:blipFill>
                  <pic:spPr>
                    <a:xfrm>
                      <a:off x="0" y="0"/>
                      <a:ext cx="4677428" cy="4182059"/>
                    </a:xfrm>
                    <a:prstGeom prst="rect">
                      <a:avLst/>
                    </a:prstGeom>
                  </pic:spPr>
                </pic:pic>
              </a:graphicData>
            </a:graphic>
          </wp:inline>
        </w:drawing>
      </w:r>
    </w:p>
    <w:p w14:paraId="32224220">
      <w:pPr>
        <w:spacing w:line="360" w:lineRule="auto"/>
        <w:jc w:val="center"/>
        <w:rPr>
          <w:rFonts w:ascii="Consolas" w:hAnsi="Consolas" w:cs="宋体"/>
          <w:color w:val="000000" w:themeColor="text1"/>
          <w14:textFill>
            <w14:solidFill>
              <w14:schemeClr w14:val="tx1"/>
            </w14:solidFill>
          </w14:textFill>
        </w:rPr>
      </w:pPr>
    </w:p>
    <w:p w14:paraId="674F89E2">
      <w:pPr>
        <w:pStyle w:val="5"/>
        <w:rPr>
          <w:rFonts w:hint="eastAsia" w:ascii="宋体" w:hAnsi="宋体"/>
          <w:szCs w:val="21"/>
        </w:rPr>
      </w:pPr>
      <w:r>
        <w:rPr>
          <w:rFonts w:hint="eastAsia" w:ascii="宋体" w:hAnsi="宋体"/>
          <w:szCs w:val="21"/>
        </w:rPr>
        <w:t>1</w:t>
      </w:r>
      <w:r>
        <w:rPr>
          <w:rFonts w:ascii="宋体" w:hAnsi="宋体"/>
          <w:szCs w:val="21"/>
        </w:rPr>
        <w:t>.7</w:t>
      </w:r>
      <w:r>
        <w:rPr>
          <w:rFonts w:hint="eastAsia" w:ascii="宋体" w:hAnsi="宋体"/>
          <w:szCs w:val="21"/>
        </w:rPr>
        <w:t>修改硬件信息顺序图</w:t>
      </w:r>
    </w:p>
    <w:p w14:paraId="71698F25">
      <w:pPr>
        <w:spacing w:line="360" w:lineRule="auto"/>
        <w:rPr>
          <w:rFonts w:ascii="Consolas" w:hAnsi="Consolas" w:cs="宋体"/>
          <w:color w:val="000000" w:themeColor="text1"/>
          <w14:textFill>
            <w14:solidFill>
              <w14:schemeClr w14:val="tx1"/>
            </w14:solidFill>
          </w14:textFill>
        </w:rPr>
      </w:pPr>
      <w:r>
        <w:rPr>
          <w:rFonts w:ascii="Consolas" w:hAnsi="Consolas" w:cs="宋体"/>
          <w:color w:val="000000" w:themeColor="text1"/>
          <w14:textFill>
            <w14:solidFill>
              <w14:schemeClr w14:val="tx1"/>
            </w14:solidFill>
          </w14:textFill>
        </w:rPr>
        <w:drawing>
          <wp:inline distT="0" distB="0" distL="0" distR="0">
            <wp:extent cx="5191760" cy="4839335"/>
            <wp:effectExtent l="0" t="0" r="8890" b="0"/>
            <wp:docPr id="10887067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06754" name="图片 1" descr="图示&#10;&#10;AI 生成的内容可能不正确。"/>
                    <pic:cNvPicPr>
                      <a:picLocks noChangeAspect="1"/>
                    </pic:cNvPicPr>
                  </pic:nvPicPr>
                  <pic:blipFill>
                    <a:blip r:embed="rId16"/>
                    <a:stretch>
                      <a:fillRect/>
                    </a:stretch>
                  </pic:blipFill>
                  <pic:spPr>
                    <a:xfrm>
                      <a:off x="0" y="0"/>
                      <a:ext cx="5191850" cy="4839375"/>
                    </a:xfrm>
                    <a:prstGeom prst="rect">
                      <a:avLst/>
                    </a:prstGeom>
                  </pic:spPr>
                </pic:pic>
              </a:graphicData>
            </a:graphic>
          </wp:inline>
        </w:drawing>
      </w:r>
    </w:p>
    <w:p w14:paraId="79A57BCB">
      <w:pPr>
        <w:rPr>
          <w:rFonts w:hint="eastAsia" w:ascii="宋体" w:hAnsi="宋体" w:eastAsia="宋体" w:cstheme="majorBidi"/>
          <w:b/>
          <w:bCs/>
          <w:szCs w:val="21"/>
        </w:rPr>
      </w:pPr>
    </w:p>
    <w:p w14:paraId="389705F6">
      <w:pPr>
        <w:pStyle w:val="5"/>
        <w:rPr>
          <w:rFonts w:hint="eastAsia" w:ascii="宋体" w:hAnsi="宋体"/>
          <w:szCs w:val="21"/>
        </w:rPr>
      </w:pPr>
      <w:r>
        <w:rPr>
          <w:rFonts w:ascii="宋体" w:hAnsi="宋体"/>
          <w:szCs w:val="21"/>
        </w:rPr>
        <w:t>1.8</w:t>
      </w:r>
      <w:r>
        <w:rPr>
          <w:rFonts w:hint="eastAsia" w:ascii="宋体" w:hAnsi="宋体"/>
          <w:szCs w:val="21"/>
        </w:rPr>
        <w:t>审核硬件信息顺序图</w:t>
      </w:r>
    </w:p>
    <w:p w14:paraId="35BADB3C">
      <w:r>
        <w:drawing>
          <wp:inline distT="0" distB="0" distL="0" distR="0">
            <wp:extent cx="5274310" cy="3582035"/>
            <wp:effectExtent l="0" t="0" r="2540" b="0"/>
            <wp:docPr id="12456220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2062" name="图片 1" descr="图示&#10;&#10;AI 生成的内容可能不正确。"/>
                    <pic:cNvPicPr>
                      <a:picLocks noChangeAspect="1"/>
                    </pic:cNvPicPr>
                  </pic:nvPicPr>
                  <pic:blipFill>
                    <a:blip r:embed="rId17"/>
                    <a:stretch>
                      <a:fillRect/>
                    </a:stretch>
                  </pic:blipFill>
                  <pic:spPr>
                    <a:xfrm>
                      <a:off x="0" y="0"/>
                      <a:ext cx="5274310" cy="3582035"/>
                    </a:xfrm>
                    <a:prstGeom prst="rect">
                      <a:avLst/>
                    </a:prstGeom>
                  </pic:spPr>
                </pic:pic>
              </a:graphicData>
            </a:graphic>
          </wp:inline>
        </w:drawing>
      </w:r>
    </w:p>
    <w:p w14:paraId="5EEEF586">
      <w:pPr>
        <w:pStyle w:val="5"/>
        <w:rPr>
          <w:rFonts w:hint="eastAsia" w:ascii="宋体" w:hAnsi="宋体"/>
          <w:szCs w:val="21"/>
        </w:rPr>
      </w:pPr>
      <w:r>
        <w:rPr>
          <w:rFonts w:ascii="宋体" w:hAnsi="宋体"/>
          <w:szCs w:val="21"/>
        </w:rPr>
        <w:t>1.9</w:t>
      </w:r>
      <w:r>
        <w:rPr>
          <w:rFonts w:hint="eastAsia" w:ascii="宋体" w:hAnsi="宋体"/>
          <w:szCs w:val="21"/>
        </w:rPr>
        <w:t>下架硬件信息顺序图</w:t>
      </w:r>
    </w:p>
    <w:p w14:paraId="104DFEE2">
      <w:pPr>
        <w:pStyle w:val="20"/>
        <w:spacing w:line="360" w:lineRule="auto"/>
        <w:ind w:firstLine="0" w:firstLineChars="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drawing>
          <wp:inline distT="0" distB="0" distL="0" distR="0">
            <wp:extent cx="4563110" cy="4391025"/>
            <wp:effectExtent l="0" t="0" r="8890" b="9525"/>
            <wp:docPr id="15910047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4762" name="图片 1" descr="图示&#10;&#10;AI 生成的内容可能不正确。"/>
                    <pic:cNvPicPr>
                      <a:picLocks noChangeAspect="1"/>
                    </pic:cNvPicPr>
                  </pic:nvPicPr>
                  <pic:blipFill>
                    <a:blip r:embed="rId18"/>
                    <a:stretch>
                      <a:fillRect/>
                    </a:stretch>
                  </pic:blipFill>
                  <pic:spPr>
                    <a:xfrm>
                      <a:off x="0" y="0"/>
                      <a:ext cx="4563112" cy="4391638"/>
                    </a:xfrm>
                    <a:prstGeom prst="rect">
                      <a:avLst/>
                    </a:prstGeom>
                  </pic:spPr>
                </pic:pic>
              </a:graphicData>
            </a:graphic>
          </wp:inline>
        </w:drawing>
      </w:r>
    </w:p>
    <w:p w14:paraId="1B37D87B">
      <w:pPr>
        <w:pStyle w:val="5"/>
        <w:rPr>
          <w:rFonts w:hint="eastAsia" w:ascii="宋体" w:hAnsi="宋体"/>
          <w:szCs w:val="21"/>
        </w:rPr>
      </w:pPr>
      <w:r>
        <w:rPr>
          <w:rFonts w:ascii="宋体" w:hAnsi="宋体"/>
          <w:szCs w:val="21"/>
        </w:rPr>
        <w:t>1.10</w:t>
      </w:r>
      <w:r>
        <w:rPr>
          <w:rFonts w:hint="eastAsia" w:ascii="宋体" w:hAnsi="宋体"/>
          <w:szCs w:val="21"/>
        </w:rPr>
        <w:t>发布测评顺序图</w:t>
      </w:r>
    </w:p>
    <w:p w14:paraId="487898E3">
      <w:pPr>
        <w:pStyle w:val="20"/>
        <w:spacing w:line="360" w:lineRule="auto"/>
        <w:ind w:left="480" w:firstLine="0" w:firstLineChars="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drawing>
          <wp:inline distT="0" distB="0" distL="0" distR="0">
            <wp:extent cx="4810760" cy="4686935"/>
            <wp:effectExtent l="0" t="0" r="8890" b="0"/>
            <wp:docPr id="200996852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8529" name="图片 1" descr="图示&#10;&#10;AI 生成的内容可能不正确。"/>
                    <pic:cNvPicPr>
                      <a:picLocks noChangeAspect="1"/>
                    </pic:cNvPicPr>
                  </pic:nvPicPr>
                  <pic:blipFill>
                    <a:blip r:embed="rId19"/>
                    <a:stretch>
                      <a:fillRect/>
                    </a:stretch>
                  </pic:blipFill>
                  <pic:spPr>
                    <a:xfrm>
                      <a:off x="0" y="0"/>
                      <a:ext cx="4810796" cy="4686954"/>
                    </a:xfrm>
                    <a:prstGeom prst="rect">
                      <a:avLst/>
                    </a:prstGeom>
                  </pic:spPr>
                </pic:pic>
              </a:graphicData>
            </a:graphic>
          </wp:inline>
        </w:drawing>
      </w:r>
    </w:p>
    <w:p w14:paraId="558E0AC4">
      <w:pPr>
        <w:pStyle w:val="5"/>
        <w:rPr>
          <w:rFonts w:hint="eastAsia" w:ascii="宋体" w:hAnsi="宋体"/>
          <w:szCs w:val="21"/>
        </w:rPr>
      </w:pPr>
      <w:r>
        <w:rPr>
          <w:rFonts w:ascii="宋体" w:hAnsi="宋体"/>
          <w:szCs w:val="21"/>
        </w:rPr>
        <w:t>1.11</w:t>
      </w:r>
      <w:r>
        <w:rPr>
          <w:rFonts w:hint="eastAsia" w:ascii="宋体" w:hAnsi="宋体"/>
          <w:szCs w:val="21"/>
        </w:rPr>
        <w:t>审核测评顺序图</w:t>
      </w:r>
    </w:p>
    <w:p w14:paraId="453FD3ED">
      <w:pPr>
        <w:pStyle w:val="20"/>
        <w:spacing w:line="360" w:lineRule="auto"/>
        <w:ind w:left="480" w:firstLine="0" w:firstLineChars="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drawing>
          <wp:inline distT="0" distB="0" distL="0" distR="0">
            <wp:extent cx="4801235" cy="3457575"/>
            <wp:effectExtent l="0" t="0" r="0" b="9525"/>
            <wp:docPr id="232659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5919" name="图片 1" descr="图示&#10;&#10;AI 生成的内容可能不正确。"/>
                    <pic:cNvPicPr>
                      <a:picLocks noChangeAspect="1"/>
                    </pic:cNvPicPr>
                  </pic:nvPicPr>
                  <pic:blipFill>
                    <a:blip r:embed="rId20"/>
                    <a:stretch>
                      <a:fillRect/>
                    </a:stretch>
                  </pic:blipFill>
                  <pic:spPr>
                    <a:xfrm>
                      <a:off x="0" y="0"/>
                      <a:ext cx="4801270" cy="3458058"/>
                    </a:xfrm>
                    <a:prstGeom prst="rect">
                      <a:avLst/>
                    </a:prstGeom>
                  </pic:spPr>
                </pic:pic>
              </a:graphicData>
            </a:graphic>
          </wp:inline>
        </w:drawing>
      </w:r>
    </w:p>
    <w:p w14:paraId="3CB1F2F4">
      <w:pPr>
        <w:pStyle w:val="5"/>
        <w:rPr>
          <w:rFonts w:hint="eastAsia" w:ascii="宋体" w:hAnsi="宋体"/>
          <w:szCs w:val="21"/>
        </w:rPr>
      </w:pPr>
      <w:r>
        <w:rPr>
          <w:rFonts w:ascii="宋体" w:hAnsi="宋体"/>
          <w:szCs w:val="21"/>
        </w:rPr>
        <w:t>1.12</w:t>
      </w:r>
      <w:r>
        <w:rPr>
          <w:rFonts w:hint="eastAsia" w:ascii="宋体" w:hAnsi="宋体"/>
          <w:szCs w:val="21"/>
        </w:rPr>
        <w:t>删除测评顺序图</w:t>
      </w:r>
    </w:p>
    <w:p w14:paraId="11C25BE7">
      <w:pPr>
        <w:pStyle w:val="20"/>
        <w:spacing w:line="360" w:lineRule="auto"/>
        <w:ind w:left="480" w:firstLine="0" w:firstLineChars="0"/>
      </w:pPr>
      <w:r>
        <w:drawing>
          <wp:inline distT="0" distB="0" distL="0" distR="0">
            <wp:extent cx="4963160" cy="3924300"/>
            <wp:effectExtent l="0" t="0" r="8890" b="0"/>
            <wp:docPr id="67318926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89268" name="图片 1" descr="图示&#10;&#10;AI 生成的内容可能不正确。"/>
                    <pic:cNvPicPr>
                      <a:picLocks noChangeAspect="1"/>
                    </pic:cNvPicPr>
                  </pic:nvPicPr>
                  <pic:blipFill>
                    <a:blip r:embed="rId21"/>
                    <a:stretch>
                      <a:fillRect/>
                    </a:stretch>
                  </pic:blipFill>
                  <pic:spPr>
                    <a:xfrm>
                      <a:off x="0" y="0"/>
                      <a:ext cx="4963218" cy="3924848"/>
                    </a:xfrm>
                    <a:prstGeom prst="rect">
                      <a:avLst/>
                    </a:prstGeom>
                  </pic:spPr>
                </pic:pic>
              </a:graphicData>
            </a:graphic>
          </wp:inline>
        </w:drawing>
      </w:r>
    </w:p>
    <w:p w14:paraId="684C578D">
      <w:pPr>
        <w:pStyle w:val="5"/>
        <w:rPr>
          <w:rFonts w:hint="eastAsia" w:ascii="宋体" w:hAnsi="宋体"/>
          <w:szCs w:val="21"/>
        </w:rPr>
      </w:pPr>
      <w:r>
        <w:rPr>
          <w:rFonts w:ascii="宋体" w:hAnsi="宋体"/>
          <w:szCs w:val="21"/>
        </w:rPr>
        <w:t>1.1</w:t>
      </w:r>
      <w:r>
        <w:rPr>
          <w:rFonts w:hint="eastAsia" w:ascii="宋体" w:hAnsi="宋体"/>
          <w:szCs w:val="21"/>
        </w:rPr>
        <w:t>3发表评论顺序图</w:t>
      </w:r>
    </w:p>
    <w:p w14:paraId="53C7A39F">
      <w:pPr>
        <w:spacing w:line="360" w:lineRule="auto"/>
      </w:pPr>
      <w:r>
        <w:drawing>
          <wp:inline distT="0" distB="0" distL="0" distR="0">
            <wp:extent cx="4877435" cy="3876675"/>
            <wp:effectExtent l="0" t="0" r="0" b="9525"/>
            <wp:docPr id="17043678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67819" name="图片 1" descr="图示&#10;&#10;AI 生成的内容可能不正确。"/>
                    <pic:cNvPicPr>
                      <a:picLocks noChangeAspect="1"/>
                    </pic:cNvPicPr>
                  </pic:nvPicPr>
                  <pic:blipFill>
                    <a:blip r:embed="rId22"/>
                    <a:stretch>
                      <a:fillRect/>
                    </a:stretch>
                  </pic:blipFill>
                  <pic:spPr>
                    <a:xfrm>
                      <a:off x="0" y="0"/>
                      <a:ext cx="4877481" cy="3877216"/>
                    </a:xfrm>
                    <a:prstGeom prst="rect">
                      <a:avLst/>
                    </a:prstGeom>
                  </pic:spPr>
                </pic:pic>
              </a:graphicData>
            </a:graphic>
          </wp:inline>
        </w:drawing>
      </w:r>
    </w:p>
    <w:p w14:paraId="2CDCFE14">
      <w:pPr>
        <w:pStyle w:val="5"/>
        <w:rPr>
          <w:rFonts w:hint="eastAsia" w:ascii="宋体" w:hAnsi="宋体"/>
          <w:szCs w:val="21"/>
        </w:rPr>
      </w:pPr>
      <w:r>
        <w:rPr>
          <w:rFonts w:ascii="宋体" w:hAnsi="宋体"/>
          <w:szCs w:val="21"/>
        </w:rPr>
        <w:t>1.1</w:t>
      </w:r>
      <w:r>
        <w:rPr>
          <w:rFonts w:hint="eastAsia" w:ascii="宋体" w:hAnsi="宋体"/>
          <w:szCs w:val="21"/>
        </w:rPr>
        <w:t>4删除评论顺序图</w:t>
      </w:r>
    </w:p>
    <w:p w14:paraId="350C0DA6">
      <w:pPr>
        <w:spacing w:line="360" w:lineRule="auto"/>
      </w:pPr>
      <w:r>
        <w:drawing>
          <wp:inline distT="0" distB="0" distL="0" distR="0">
            <wp:extent cx="5201285" cy="3990975"/>
            <wp:effectExtent l="0" t="0" r="0" b="9525"/>
            <wp:docPr id="20407076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7612" name="图片 1" descr="图示&#10;&#10;AI 生成的内容可能不正确。"/>
                    <pic:cNvPicPr>
                      <a:picLocks noChangeAspect="1"/>
                    </pic:cNvPicPr>
                  </pic:nvPicPr>
                  <pic:blipFill>
                    <a:blip r:embed="rId23"/>
                    <a:stretch>
                      <a:fillRect/>
                    </a:stretch>
                  </pic:blipFill>
                  <pic:spPr>
                    <a:xfrm>
                      <a:off x="0" y="0"/>
                      <a:ext cx="5201376" cy="3991532"/>
                    </a:xfrm>
                    <a:prstGeom prst="rect">
                      <a:avLst/>
                    </a:prstGeom>
                  </pic:spPr>
                </pic:pic>
              </a:graphicData>
            </a:graphic>
          </wp:inline>
        </w:drawing>
      </w:r>
    </w:p>
    <w:p w14:paraId="2A745E9D">
      <w:pPr>
        <w:spacing w:line="360" w:lineRule="auto"/>
        <w:rPr>
          <w:rFonts w:hint="eastAsia" w:ascii="宋体" w:hAnsi="宋体" w:eastAsia="宋体" w:cs="宋体"/>
          <w:b/>
          <w:bCs/>
          <w:szCs w:val="21"/>
        </w:rPr>
      </w:pPr>
      <w:r>
        <w:rPr>
          <w:rFonts w:hint="eastAsia" w:ascii="宋体" w:hAnsi="宋体" w:eastAsia="宋体" w:cs="宋体"/>
          <w:b/>
          <w:bCs/>
          <w:szCs w:val="21"/>
        </w:rPr>
        <w:t>1.15审核评论顺序图</w:t>
      </w:r>
    </w:p>
    <w:p w14:paraId="68D2F985">
      <w:pPr>
        <w:spacing w:line="360" w:lineRule="auto"/>
        <w:rPr>
          <w:rFonts w:hint="eastAsia" w:ascii="宋体" w:hAnsi="宋体" w:eastAsia="宋体" w:cs="宋体"/>
          <w:b/>
          <w:bCs/>
          <w:szCs w:val="21"/>
        </w:rPr>
      </w:pPr>
      <w:r>
        <w:rPr>
          <w:rFonts w:ascii="宋体" w:hAnsi="宋体" w:eastAsia="宋体" w:cs="宋体"/>
          <w:b/>
          <w:bCs/>
          <w:szCs w:val="21"/>
        </w:rPr>
        <w:drawing>
          <wp:inline distT="0" distB="0" distL="0" distR="0">
            <wp:extent cx="4925060" cy="3562350"/>
            <wp:effectExtent l="0" t="0" r="8890" b="0"/>
            <wp:docPr id="19306538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3836" name="图片 1" descr="图示&#10;&#10;AI 生成的内容可能不正确。"/>
                    <pic:cNvPicPr>
                      <a:picLocks noChangeAspect="1"/>
                    </pic:cNvPicPr>
                  </pic:nvPicPr>
                  <pic:blipFill>
                    <a:blip r:embed="rId24"/>
                    <a:stretch>
                      <a:fillRect/>
                    </a:stretch>
                  </pic:blipFill>
                  <pic:spPr>
                    <a:xfrm>
                      <a:off x="0" y="0"/>
                      <a:ext cx="4925112" cy="3562847"/>
                    </a:xfrm>
                    <a:prstGeom prst="rect">
                      <a:avLst/>
                    </a:prstGeom>
                  </pic:spPr>
                </pic:pic>
              </a:graphicData>
            </a:graphic>
          </wp:inline>
        </w:drawing>
      </w:r>
    </w:p>
    <w:p w14:paraId="4D5E878C">
      <w:pPr>
        <w:pStyle w:val="5"/>
        <w:rPr>
          <w:rFonts w:hint="eastAsia" w:ascii="宋体" w:hAnsi="宋体"/>
          <w:szCs w:val="21"/>
        </w:rPr>
      </w:pPr>
      <w:r>
        <w:rPr>
          <w:rFonts w:ascii="宋体" w:hAnsi="宋体"/>
          <w:szCs w:val="21"/>
        </w:rPr>
        <w:t>1.1</w:t>
      </w:r>
      <w:r>
        <w:rPr>
          <w:rFonts w:hint="eastAsia" w:ascii="宋体" w:hAnsi="宋体"/>
          <w:szCs w:val="21"/>
        </w:rPr>
        <w:t>6收藏顺序图</w:t>
      </w:r>
    </w:p>
    <w:p w14:paraId="3E82EFE2">
      <w:pPr>
        <w:spacing w:line="360" w:lineRule="auto"/>
      </w:pPr>
      <w:r>
        <w:drawing>
          <wp:inline distT="0" distB="0" distL="0" distR="0">
            <wp:extent cx="4839335" cy="4629785"/>
            <wp:effectExtent l="0" t="0" r="0" b="0"/>
            <wp:docPr id="15712315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31598" name="图片 1" descr="图示&#10;&#10;AI 生成的内容可能不正确。"/>
                    <pic:cNvPicPr>
                      <a:picLocks noChangeAspect="1"/>
                    </pic:cNvPicPr>
                  </pic:nvPicPr>
                  <pic:blipFill>
                    <a:blip r:embed="rId25"/>
                    <a:stretch>
                      <a:fillRect/>
                    </a:stretch>
                  </pic:blipFill>
                  <pic:spPr>
                    <a:xfrm>
                      <a:off x="0" y="0"/>
                      <a:ext cx="4839375" cy="4629796"/>
                    </a:xfrm>
                    <a:prstGeom prst="rect">
                      <a:avLst/>
                    </a:prstGeom>
                  </pic:spPr>
                </pic:pic>
              </a:graphicData>
            </a:graphic>
          </wp:inline>
        </w:drawing>
      </w:r>
    </w:p>
    <w:p w14:paraId="40398BC4">
      <w:pPr>
        <w:pStyle w:val="5"/>
        <w:rPr>
          <w:rFonts w:hint="eastAsia" w:ascii="宋体" w:hAnsi="宋体"/>
          <w:szCs w:val="21"/>
        </w:rPr>
      </w:pPr>
      <w:r>
        <w:rPr>
          <w:rFonts w:ascii="宋体" w:hAnsi="宋体"/>
          <w:szCs w:val="21"/>
        </w:rPr>
        <w:t>1.</w:t>
      </w:r>
      <w:r>
        <w:rPr>
          <w:rFonts w:hint="eastAsia" w:ascii="宋体" w:hAnsi="宋体"/>
          <w:szCs w:val="21"/>
        </w:rPr>
        <w:t>17取消收藏顺序图</w:t>
      </w:r>
    </w:p>
    <w:p w14:paraId="7AB3AFCC">
      <w:pPr>
        <w:spacing w:line="360" w:lineRule="auto"/>
      </w:pPr>
      <w:r>
        <w:drawing>
          <wp:inline distT="0" distB="0" distL="0" distR="0">
            <wp:extent cx="4877435" cy="3857625"/>
            <wp:effectExtent l="0" t="0" r="0" b="9525"/>
            <wp:docPr id="194239317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3171" name="图片 1" descr="图示&#10;&#10;AI 生成的内容可能不正确。"/>
                    <pic:cNvPicPr>
                      <a:picLocks noChangeAspect="1"/>
                    </pic:cNvPicPr>
                  </pic:nvPicPr>
                  <pic:blipFill>
                    <a:blip r:embed="rId26"/>
                    <a:stretch>
                      <a:fillRect/>
                    </a:stretch>
                  </pic:blipFill>
                  <pic:spPr>
                    <a:xfrm>
                      <a:off x="0" y="0"/>
                      <a:ext cx="4877481" cy="3858163"/>
                    </a:xfrm>
                    <a:prstGeom prst="rect">
                      <a:avLst/>
                    </a:prstGeom>
                  </pic:spPr>
                </pic:pic>
              </a:graphicData>
            </a:graphic>
          </wp:inline>
        </w:drawing>
      </w:r>
    </w:p>
    <w:p w14:paraId="5A6C1DE4">
      <w:pPr>
        <w:pStyle w:val="3"/>
        <w:rPr>
          <w:rFonts w:hint="eastAsia" w:ascii="宋体" w:hAnsi="宋体" w:eastAsia="宋体"/>
        </w:rPr>
      </w:pPr>
      <w:bookmarkStart w:id="17" w:name="_Toc149848669"/>
      <w:r>
        <w:rPr>
          <w:rFonts w:hint="eastAsia"/>
        </w:rPr>
        <w:t>2、状态模型</w:t>
      </w:r>
      <w:bookmarkEnd w:id="17"/>
    </w:p>
    <w:p w14:paraId="00C3AC8B">
      <w:pPr>
        <w:pStyle w:val="5"/>
        <w:rPr>
          <w:rFonts w:hint="eastAsia" w:ascii="宋体" w:hAnsi="宋体"/>
          <w:szCs w:val="21"/>
        </w:rPr>
      </w:pPr>
      <w:r>
        <w:rPr>
          <w:rFonts w:hint="eastAsia" w:ascii="宋体" w:hAnsi="宋体"/>
          <w:szCs w:val="21"/>
        </w:rPr>
        <w:t>2.</w:t>
      </w:r>
      <w:r>
        <w:rPr>
          <w:rFonts w:ascii="宋体" w:hAnsi="宋体"/>
          <w:szCs w:val="21"/>
        </w:rPr>
        <w:t>1</w:t>
      </w:r>
      <w:r>
        <w:rPr>
          <w:rFonts w:hint="eastAsia" w:ascii="宋体" w:hAnsi="宋体"/>
          <w:szCs w:val="21"/>
        </w:rPr>
        <w:t>硬件信息审核状态图</w:t>
      </w:r>
    </w:p>
    <w:p w14:paraId="6DBEF582">
      <w:pPr>
        <w:rPr>
          <w:rFonts w:hint="eastAsia" w:ascii="宋体" w:hAnsi="宋体" w:eastAsia="宋体"/>
        </w:rPr>
      </w:pPr>
      <w:r>
        <w:rPr>
          <w:rFonts w:ascii="宋体" w:hAnsi="宋体" w:eastAsia="宋体"/>
        </w:rPr>
        <w:drawing>
          <wp:inline distT="0" distB="0" distL="0" distR="0">
            <wp:extent cx="5274310" cy="3114040"/>
            <wp:effectExtent l="0" t="0" r="2540" b="0"/>
            <wp:docPr id="9181633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3339" name="图片 1" descr="图示&#10;&#10;AI 生成的内容可能不正确。"/>
                    <pic:cNvPicPr>
                      <a:picLocks noChangeAspect="1"/>
                    </pic:cNvPicPr>
                  </pic:nvPicPr>
                  <pic:blipFill>
                    <a:blip r:embed="rId27"/>
                    <a:stretch>
                      <a:fillRect/>
                    </a:stretch>
                  </pic:blipFill>
                  <pic:spPr>
                    <a:xfrm>
                      <a:off x="0" y="0"/>
                      <a:ext cx="5274310" cy="3114040"/>
                    </a:xfrm>
                    <a:prstGeom prst="rect">
                      <a:avLst/>
                    </a:prstGeom>
                  </pic:spPr>
                </pic:pic>
              </a:graphicData>
            </a:graphic>
          </wp:inline>
        </w:drawing>
      </w:r>
    </w:p>
    <w:p w14:paraId="51DD7217">
      <w:pPr>
        <w:pStyle w:val="5"/>
        <w:rPr>
          <w:rFonts w:hint="eastAsia" w:ascii="宋体" w:hAnsi="宋体"/>
          <w:szCs w:val="21"/>
        </w:rPr>
      </w:pPr>
      <w:r>
        <w:rPr>
          <w:rFonts w:ascii="宋体" w:hAnsi="宋体"/>
          <w:szCs w:val="21"/>
        </w:rPr>
        <w:t>2.2</w:t>
      </w:r>
      <w:r>
        <w:rPr>
          <w:rFonts w:hint="eastAsia" w:ascii="宋体" w:hAnsi="宋体"/>
          <w:szCs w:val="21"/>
        </w:rPr>
        <w:t>硬件测评审核状态图</w:t>
      </w:r>
    </w:p>
    <w:p w14:paraId="376EB718">
      <w:pPr>
        <w:rPr>
          <w:rFonts w:hint="eastAsia" w:ascii="宋体" w:hAnsi="宋体" w:eastAsia="宋体"/>
        </w:rPr>
      </w:pPr>
      <w:r>
        <w:rPr>
          <w:rFonts w:ascii="宋体" w:hAnsi="宋体" w:eastAsia="宋体"/>
        </w:rPr>
        <w:drawing>
          <wp:inline distT="0" distB="0" distL="0" distR="0">
            <wp:extent cx="5274310" cy="3261360"/>
            <wp:effectExtent l="0" t="0" r="2540" b="0"/>
            <wp:docPr id="8838905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0548" name="图片 1" descr="图示&#10;&#10;AI 生成的内容可能不正确。"/>
                    <pic:cNvPicPr>
                      <a:picLocks noChangeAspect="1"/>
                    </pic:cNvPicPr>
                  </pic:nvPicPr>
                  <pic:blipFill>
                    <a:blip r:embed="rId28"/>
                    <a:stretch>
                      <a:fillRect/>
                    </a:stretch>
                  </pic:blipFill>
                  <pic:spPr>
                    <a:xfrm>
                      <a:off x="0" y="0"/>
                      <a:ext cx="5274310" cy="3261360"/>
                    </a:xfrm>
                    <a:prstGeom prst="rect">
                      <a:avLst/>
                    </a:prstGeom>
                  </pic:spPr>
                </pic:pic>
              </a:graphicData>
            </a:graphic>
          </wp:inline>
        </w:drawing>
      </w:r>
    </w:p>
    <w:p w14:paraId="2D72EC49">
      <w:pPr>
        <w:pStyle w:val="5"/>
        <w:rPr>
          <w:rFonts w:hint="eastAsia" w:ascii="宋体" w:hAnsi="宋体"/>
          <w:szCs w:val="21"/>
        </w:rPr>
      </w:pPr>
      <w:r>
        <w:rPr>
          <w:rFonts w:ascii="宋体" w:hAnsi="宋体"/>
          <w:szCs w:val="21"/>
        </w:rPr>
        <w:t>2.3</w:t>
      </w:r>
      <w:r>
        <w:rPr>
          <w:rFonts w:hint="eastAsia" w:ascii="宋体" w:hAnsi="宋体"/>
          <w:szCs w:val="21"/>
        </w:rPr>
        <w:t>测评评论审核状态图</w:t>
      </w:r>
    </w:p>
    <w:p w14:paraId="2CDF7AD2">
      <w:pPr>
        <w:rPr>
          <w:rFonts w:hint="eastAsia" w:ascii="宋体" w:hAnsi="宋体" w:eastAsia="宋体"/>
        </w:rPr>
      </w:pPr>
      <w:r>
        <w:rPr>
          <w:rFonts w:ascii="宋体" w:hAnsi="宋体" w:eastAsia="宋体"/>
        </w:rPr>
        <w:drawing>
          <wp:inline distT="0" distB="0" distL="0" distR="0">
            <wp:extent cx="5274310" cy="3564890"/>
            <wp:effectExtent l="0" t="0" r="2540" b="0"/>
            <wp:docPr id="4166093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9318" name="图片 1" descr="图示&#10;&#10;AI 生成的内容可能不正确。"/>
                    <pic:cNvPicPr>
                      <a:picLocks noChangeAspect="1"/>
                    </pic:cNvPicPr>
                  </pic:nvPicPr>
                  <pic:blipFill>
                    <a:blip r:embed="rId29"/>
                    <a:stretch>
                      <a:fillRect/>
                    </a:stretch>
                  </pic:blipFill>
                  <pic:spPr>
                    <a:xfrm>
                      <a:off x="0" y="0"/>
                      <a:ext cx="5274310" cy="3564890"/>
                    </a:xfrm>
                    <a:prstGeom prst="rect">
                      <a:avLst/>
                    </a:prstGeom>
                  </pic:spPr>
                </pic:pic>
              </a:graphicData>
            </a:graphic>
          </wp:inline>
        </w:drawing>
      </w:r>
    </w:p>
    <w:p w14:paraId="06EB7346"/>
    <w:p w14:paraId="75B8BAAD"/>
    <w:p w14:paraId="4E5D291C"/>
    <w:p w14:paraId="534F9321"/>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1-11T20:17:00Z" w:initials="">
    <w:p w14:paraId="0F6C5628">
      <w:pPr>
        <w:pStyle w:val="6"/>
      </w:pPr>
      <w:r>
        <w:rPr>
          <w:rFonts w:hint="eastAsia"/>
        </w:rPr>
        <w:t>类图和初始对象表里没有同步你们新设计的各子类啊，添进去。系统有点庞大了哦。</w:t>
      </w:r>
    </w:p>
    <w:p w14:paraId="077E138D">
      <w:pPr>
        <w:pStyle w:val="6"/>
      </w:pPr>
      <w:r>
        <w:rPr>
          <w:rFonts w:hint="eastAsia"/>
        </w:rPr>
        <w:t>父类里不需要硬件参数这个属性了吧，没法填。</w:t>
      </w:r>
    </w:p>
  </w:comment>
  <w:comment w:id="1" w:author="胡天齐 [2]" w:date="2025-11-09T15:48:00Z" w:initials="">
    <w:p w14:paraId="6EE31C56">
      <w:pPr>
        <w:pStyle w:val="6"/>
        <w:rPr>
          <w:rFonts w:hint="eastAsia" w:ascii="宋体" w:hAnsi="宋体" w:eastAsia="宋体" w:cs="宋体"/>
          <w:szCs w:val="21"/>
        </w:rPr>
      </w:pPr>
      <w:r>
        <w:rPr>
          <w:rFonts w:hint="eastAsia" w:ascii="宋体" w:hAnsi="宋体" w:eastAsia="宋体" w:cs="宋体"/>
          <w:szCs w:val="21"/>
        </w:rPr>
        <w:t>关联逻辑：所有子类表通过 “HardwareID” 与父表强关联，查询时通过 “硬件类别（HardwareType）” 确定需关联的子类表，避免冗余字段；</w:t>
      </w:r>
    </w:p>
  </w:comment>
  <w:comment w:id="2" w:author="毛毛妈" w:date="2025-11-11T20:21:00Z" w:initials="">
    <w:p w14:paraId="058FB22E">
      <w:pPr>
        <w:pStyle w:val="6"/>
      </w:pPr>
      <w:r>
        <w:rPr>
          <w:rFonts w:hint="eastAsia"/>
        </w:rPr>
        <w:t>你们的这种属性表设计，反应的不是父类子类的继承哦，子类应继承父类所有的属性和操作，你们继承了吗？hhh 你们给子类表里全是子类自己的参数属性，来自父类的部分呢？</w:t>
      </w:r>
    </w:p>
    <w:p w14:paraId="45F45E32">
      <w:pPr>
        <w:pStyle w:val="6"/>
      </w:pPr>
    </w:p>
    <w:p w14:paraId="49E26E8D">
      <w:pPr>
        <w:pStyle w:val="6"/>
      </w:pPr>
      <w:r>
        <w:rPr>
          <w:rFonts w:hint="eastAsia"/>
        </w:rPr>
        <w:t>你们的设计体现的是聚集关系，快改改。</w:t>
      </w:r>
    </w:p>
  </w:comment>
  <w:comment w:id="3" w:author="毛毛妈" w:date="2025-11-11T20:24:00Z" w:initials="">
    <w:p w14:paraId="0E088A30">
      <w:pPr>
        <w:pStyle w:val="6"/>
      </w:pPr>
      <w:r>
        <w:rPr>
          <w:rFonts w:hint="eastAsia"/>
        </w:rPr>
        <w:t>8个吗？太恐怖了，最后实现2个就行了，除非你们非要做8个。</w:t>
      </w:r>
    </w:p>
    <w:p w14:paraId="765B0B95">
      <w:pPr>
        <w:pStyle w:val="6"/>
      </w:pPr>
      <w:r>
        <w:rPr>
          <w:rFonts w:hint="eastAsia"/>
        </w:rPr>
        <w:t>这个批注不要删，是验收时的豁免权。</w:t>
      </w:r>
    </w:p>
  </w:comment>
  <w:comment w:id="4" w:author="胡天齐 [2]" w:date="2025-11-09T16:20:00Z" w:initials="">
    <w:p w14:paraId="5D4529E9">
      <w:pPr>
        <w:pStyle w:val="6"/>
      </w:pPr>
      <w:r>
        <w:rPr>
          <w:rFonts w:hint="eastAsia"/>
        </w:rPr>
        <w:t>存储所有测评、评论的图片信息</w:t>
      </w:r>
    </w:p>
  </w:comment>
  <w:comment w:id="5" w:author="毛毛妈" w:date="2025-11-11T20:30:00Z" w:initials="">
    <w:p w14:paraId="3947298B">
      <w:pPr>
        <w:pStyle w:val="6"/>
      </w:pPr>
      <w:r>
        <w:rPr>
          <w:rFonts w:hint="eastAsia"/>
        </w:rPr>
        <w:t>由测评页面带出来的图就根据当前测评ID+图片ID得到所有图显示出来；评论图同理。</w:t>
      </w:r>
    </w:p>
    <w:p w14:paraId="6F1DC66A">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7E138D" w15:done="0"/>
  <w15:commentEx w15:paraId="6EE31C56" w15:done="0"/>
  <w15:commentEx w15:paraId="49E26E8D" w15:done="0" w15:paraIdParent="6EE31C56"/>
  <w15:commentEx w15:paraId="765B0B95" w15:done="0"/>
  <w15:commentEx w15:paraId="5D4529E9" w15:done="0"/>
  <w15:commentEx w15:paraId="6F1DC66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B30C9"/>
    <w:multiLevelType w:val="singleLevel"/>
    <w:tmpl w:val="8C8B30C9"/>
    <w:lvl w:ilvl="0" w:tentative="0">
      <w:start w:val="1"/>
      <w:numFmt w:val="decimal"/>
      <w:suff w:val="space"/>
      <w:lvlText w:val="[%1]"/>
      <w:lvlJc w:val="left"/>
    </w:lvl>
  </w:abstractNum>
  <w:abstractNum w:abstractNumId="1">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天齐 [2]">
    <w15:presenceInfo w15:providerId="None" w15:userId="胡天齐"/>
  </w15:person>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04542"/>
    <w:rsid w:val="00005906"/>
    <w:rsid w:val="000277A4"/>
    <w:rsid w:val="00063BC5"/>
    <w:rsid w:val="00120287"/>
    <w:rsid w:val="001452E8"/>
    <w:rsid w:val="001B6EA4"/>
    <w:rsid w:val="00236D90"/>
    <w:rsid w:val="00253F94"/>
    <w:rsid w:val="00293E5B"/>
    <w:rsid w:val="002F4142"/>
    <w:rsid w:val="00343546"/>
    <w:rsid w:val="00397385"/>
    <w:rsid w:val="003E6FBE"/>
    <w:rsid w:val="003F513E"/>
    <w:rsid w:val="005A55CA"/>
    <w:rsid w:val="006239D2"/>
    <w:rsid w:val="00624322"/>
    <w:rsid w:val="00632756"/>
    <w:rsid w:val="00644EAA"/>
    <w:rsid w:val="006D7AA4"/>
    <w:rsid w:val="006E03E9"/>
    <w:rsid w:val="00736814"/>
    <w:rsid w:val="007414A8"/>
    <w:rsid w:val="0079020F"/>
    <w:rsid w:val="008177E6"/>
    <w:rsid w:val="008B2E61"/>
    <w:rsid w:val="009068A5"/>
    <w:rsid w:val="009C52C2"/>
    <w:rsid w:val="00A22A00"/>
    <w:rsid w:val="00CA5E38"/>
    <w:rsid w:val="00CC6419"/>
    <w:rsid w:val="00CC7BF0"/>
    <w:rsid w:val="00CE7142"/>
    <w:rsid w:val="00D33297"/>
    <w:rsid w:val="00DD0576"/>
    <w:rsid w:val="00E82E93"/>
    <w:rsid w:val="00EB616F"/>
    <w:rsid w:val="00ED1A3B"/>
    <w:rsid w:val="00F50D62"/>
    <w:rsid w:val="00F8370E"/>
    <w:rsid w:val="00F879B6"/>
    <w:rsid w:val="032F06BE"/>
    <w:rsid w:val="2F1137B5"/>
    <w:rsid w:val="3D011E23"/>
    <w:rsid w:val="5CD24288"/>
    <w:rsid w:val="6CEF0BFD"/>
    <w:rsid w:val="7BD04542"/>
    <w:rsid w:val="7CA826EF"/>
    <w:rsid w:val="7CD92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2"/>
    <w:semiHidden/>
    <w:unhideWhenUsed/>
    <w:qFormat/>
    <w:uiPriority w:val="99"/>
    <w:pPr>
      <w:jc w:val="left"/>
    </w:pPr>
  </w:style>
  <w:style w:type="paragraph" w:styleId="7">
    <w:name w:val="toc 2"/>
    <w:basedOn w:val="1"/>
    <w:next w:val="1"/>
    <w:unhideWhenUsed/>
    <w:qFormat/>
    <w:uiPriority w:val="39"/>
    <w:pPr>
      <w:ind w:left="420" w:leftChars="200"/>
    </w:pPr>
  </w:style>
  <w:style w:type="paragraph" w:styleId="8">
    <w:name w:val="Normal (Web)"/>
    <w:basedOn w:val="1"/>
    <w:semiHidden/>
    <w:unhideWhenUsed/>
    <w:qFormat/>
    <w:uiPriority w:val="99"/>
    <w:pPr>
      <w:spacing w:beforeAutospacing="1" w:afterAutospacing="1"/>
      <w:jc w:val="left"/>
    </w:pPr>
    <w:rPr>
      <w:kern w:val="0"/>
      <w:sz w:val="24"/>
    </w:rPr>
  </w:style>
  <w:style w:type="paragraph" w:styleId="9">
    <w:name w:val="annotation subject"/>
    <w:basedOn w:val="6"/>
    <w:next w:val="6"/>
    <w:link w:val="23"/>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nhideWhenUsed/>
    <w:qFormat/>
    <w:uiPriority w:val="99"/>
    <w:rPr>
      <w:color w:val="0026E5" w:themeColor="hyperlink"/>
      <w:u w:val="single"/>
      <w14:textFill>
        <w14:solidFill>
          <w14:schemeClr w14:val="hlink"/>
        </w14:solidFill>
      </w14:textFill>
    </w:rPr>
  </w:style>
  <w:style w:type="character" w:styleId="15">
    <w:name w:val="HTML Code"/>
    <w:basedOn w:val="12"/>
    <w:qFormat/>
    <w:uiPriority w:val="0"/>
    <w:rPr>
      <w:rFonts w:ascii="Courier New" w:hAnsi="Courier New"/>
      <w:sz w:val="20"/>
    </w:rPr>
  </w:style>
  <w:style w:type="character" w:styleId="16">
    <w:name w:val="annotation reference"/>
    <w:basedOn w:val="12"/>
    <w:semiHidden/>
    <w:unhideWhenUsed/>
    <w:qFormat/>
    <w:uiPriority w:val="99"/>
    <w:rPr>
      <w:sz w:val="21"/>
      <w:szCs w:val="21"/>
    </w:rPr>
  </w:style>
  <w:style w:type="paragraph" w:customStyle="1" w:styleId="17">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8">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20">
    <w:name w:val="List Paragraph"/>
    <w:basedOn w:val="1"/>
    <w:qFormat/>
    <w:uiPriority w:val="34"/>
    <w:pPr>
      <w:ind w:firstLine="420" w:firstLineChars="200"/>
    </w:pPr>
  </w:style>
  <w:style w:type="paragraph" w:customStyle="1" w:styleId="21">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2">
    <w:name w:val="批注文字 字符"/>
    <w:basedOn w:val="12"/>
    <w:link w:val="6"/>
    <w:semiHidden/>
    <w:qFormat/>
    <w:uiPriority w:val="99"/>
    <w:rPr>
      <w:rFonts w:asciiTheme="minorHAnsi" w:hAnsiTheme="minorHAnsi" w:eastAsiaTheme="minorEastAsia" w:cstheme="minorBidi"/>
      <w:kern w:val="2"/>
      <w:sz w:val="21"/>
      <w:szCs w:val="22"/>
    </w:rPr>
  </w:style>
  <w:style w:type="character" w:customStyle="1" w:styleId="23">
    <w:name w:val="批注主题 字符"/>
    <w:basedOn w:val="22"/>
    <w:link w:val="9"/>
    <w:qFormat/>
    <w:uiPriority w:val="0"/>
    <w:rPr>
      <w:rFonts w:asciiTheme="minorHAnsi" w:hAnsiTheme="minorHAnsi" w:eastAsiaTheme="minorEastAsia" w:cstheme="minorBidi"/>
      <w:b/>
      <w:bCs/>
      <w:kern w:val="2"/>
      <w:sz w:val="21"/>
      <w:szCs w:val="22"/>
    </w:rPr>
  </w:style>
  <w:style w:type="paragraph" w:customStyle="1" w:styleId="24">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5">
    <w:name w:val="修订3"/>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0189A-3BDB-4D33-A205-4EBD449181D8}">
  <ds:schemaRefs/>
</ds:datastoreItem>
</file>

<file path=docProps/app.xml><?xml version="1.0" encoding="utf-8"?>
<Properties xmlns="http://schemas.openxmlformats.org/officeDocument/2006/extended-properties" xmlns:vt="http://schemas.openxmlformats.org/officeDocument/2006/docPropsVTypes">
  <Template>Normal</Template>
  <Pages>42</Pages>
  <Words>1991</Words>
  <Characters>2889</Characters>
  <Lines>133</Lines>
  <Paragraphs>37</Paragraphs>
  <TotalTime>1</TotalTime>
  <ScaleCrop>false</ScaleCrop>
  <LinksUpToDate>false</LinksUpToDate>
  <CharactersWithSpaces>3015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2025-11-04T06:10:00Z</dcterms:created>
  <dc:creator>胡天齐</dc:creator>
  <cp:lastModifiedBy>胡天齐</cp:lastModifiedBy>
  <dcterms:modified xsi:type="dcterms:W3CDTF">2025-11-26T03:09:52Z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09EE6ADB06B1410FA545C1710CD25F5B_11</vt:lpwstr>
  </property>
  <property fmtid="{D5CDD505-2E9C-101B-9397-08002B2CF9AE}" pid="4" name="KSOTemplateDocerSaveRecord">
    <vt:lpwstr>eyJoZGlkIjoiMmUxZWJhOWM5MGIzZTI2NjU5Y2ZmYzY5NTcwYzRmYzgiLCJ1c2VySWQiOiIxMzEyMjA0MDQxIn0=</vt:lpwstr>
  </property>
</Properties>
</file>